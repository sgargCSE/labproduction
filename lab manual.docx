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68252930"/>
        <w:docPartObj>
          <w:docPartGallery w:val="Cover Pages"/>
          <w:docPartUnique/>
        </w:docPartObj>
      </w:sdtPr>
      <w:sdtEndPr/>
      <w:sdtContent>
        <w:p w:rsidR="002C04D4" w:rsidRDefault="002C04D4"/>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firstRow="1" w:lastRow="0" w:firstColumn="1" w:lastColumn="0" w:noHBand="0" w:noVBand="1"/>
          </w:tblPr>
          <w:tblGrid>
            <w:gridCol w:w="3702"/>
          </w:tblGrid>
          <w:tr w:rsidR="002C04D4">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EndPr/>
              <w:sdtContent>
                <w:tc>
                  <w:tcPr>
                    <w:tcW w:w="0" w:type="auto"/>
                  </w:tcPr>
                  <w:p w:rsidR="002C04D4" w:rsidRDefault="004B77B0" w:rsidP="004B77B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Creating</w:t>
                    </w:r>
                    <w:r w:rsidR="000B5DE5">
                      <w:rPr>
                        <w:rFonts w:asciiTheme="majorHAnsi" w:eastAsiaTheme="majorEastAsia" w:hAnsiTheme="majorHAnsi" w:cstheme="majorBidi"/>
                        <w:sz w:val="72"/>
                        <w:szCs w:val="72"/>
                      </w:rPr>
                      <w:t xml:space="preserve"> </w:t>
                    </w:r>
                    <w:r>
                      <w:rPr>
                        <w:rFonts w:asciiTheme="majorHAnsi" w:eastAsiaTheme="majorEastAsia" w:hAnsiTheme="majorHAnsi" w:cstheme="majorBidi"/>
                        <w:sz w:val="72"/>
                        <w:szCs w:val="72"/>
                      </w:rPr>
                      <w:t>AXI-LITE ‘</w:t>
                    </w:r>
                    <w:r w:rsidR="00657884">
                      <w:rPr>
                        <w:rFonts w:asciiTheme="majorHAnsi" w:eastAsiaTheme="majorEastAsia" w:hAnsiTheme="majorHAnsi" w:cstheme="majorBidi"/>
                        <w:sz w:val="72"/>
                        <w:szCs w:val="72"/>
                      </w:rPr>
                      <w:t>C</w:t>
                    </w:r>
                    <w:r w:rsidR="002C04D4">
                      <w:rPr>
                        <w:rFonts w:asciiTheme="majorHAnsi" w:eastAsiaTheme="majorEastAsia" w:hAnsiTheme="majorHAnsi" w:cstheme="majorBidi"/>
                        <w:sz w:val="72"/>
                        <w:szCs w:val="72"/>
                      </w:rPr>
                      <w:t>ustom IP</w:t>
                    </w:r>
                    <w:r>
                      <w:rPr>
                        <w:rFonts w:asciiTheme="majorHAnsi" w:eastAsiaTheme="majorEastAsia" w:hAnsiTheme="majorHAnsi" w:cstheme="majorBidi"/>
                        <w:sz w:val="72"/>
                        <w:szCs w:val="72"/>
                      </w:rPr>
                      <w:t>’</w:t>
                    </w:r>
                    <w:r w:rsidR="000B5DE5">
                      <w:rPr>
                        <w:rFonts w:asciiTheme="majorHAnsi" w:eastAsiaTheme="majorEastAsia" w:hAnsiTheme="majorHAnsi" w:cstheme="majorBidi"/>
                        <w:sz w:val="72"/>
                        <w:szCs w:val="72"/>
                      </w:rPr>
                      <w:t xml:space="preserve"> </w:t>
                    </w:r>
                    <w:r w:rsidR="002C04D4">
                      <w:rPr>
                        <w:rFonts w:asciiTheme="majorHAnsi" w:eastAsiaTheme="majorEastAsia" w:hAnsiTheme="majorHAnsi" w:cstheme="majorBidi"/>
                        <w:sz w:val="72"/>
                        <w:szCs w:val="72"/>
                      </w:rPr>
                      <w:t>in Vivado</w:t>
                    </w:r>
                  </w:p>
                </w:tc>
              </w:sdtContent>
            </w:sdt>
          </w:tr>
          <w:tr w:rsidR="002C04D4">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0" w:type="auto"/>
                  </w:tcPr>
                  <w:p w:rsidR="002C04D4" w:rsidRDefault="002C04D4" w:rsidP="002C04D4">
                    <w:pPr>
                      <w:pStyle w:val="NoSpacing"/>
                      <w:rPr>
                        <w:sz w:val="40"/>
                        <w:szCs w:val="40"/>
                      </w:rPr>
                    </w:pPr>
                    <w:r>
                      <w:rPr>
                        <w:sz w:val="40"/>
                        <w:szCs w:val="40"/>
                      </w:rPr>
                      <w:t>Lab for COMP4601</w:t>
                    </w:r>
                  </w:p>
                </w:tc>
              </w:sdtContent>
            </w:sdt>
          </w:tr>
          <w:tr w:rsidR="002C04D4">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C04D4" w:rsidRDefault="00CB4087">
                    <w:pPr>
                      <w:pStyle w:val="NoSpacing"/>
                      <w:rPr>
                        <w:sz w:val="28"/>
                        <w:szCs w:val="28"/>
                      </w:rPr>
                    </w:pPr>
                    <w:del w:id="2" w:author="Shivam Garg" w:date="2014-11-26T01:38:00Z">
                      <w:r w:rsidDel="00CB4087">
                        <w:rPr>
                          <w:sz w:val="28"/>
                          <w:szCs w:val="28"/>
                        </w:rPr>
                        <w:delText xml:space="preserve">Developed by: </w:delText>
                      </w:r>
                      <w:r w:rsidDel="00CB4087">
                        <w:rPr>
                          <w:sz w:val="28"/>
                          <w:szCs w:val="28"/>
                          <w:lang w:val="en-AU"/>
                        </w:rPr>
                        <w:delText>Shivam Garg</w:delText>
                      </w:r>
                    </w:del>
                    <w:ins w:id="3" w:author="Shivam Garg" w:date="2014-11-26T01:38:00Z">
                      <w:r>
                        <w:rPr>
                          <w:sz w:val="28"/>
                          <w:szCs w:val="28"/>
                        </w:rPr>
                        <w:t xml:space="preserve">Developed by: </w:t>
                      </w:r>
                      <w:r>
                        <w:rPr>
                          <w:sz w:val="28"/>
                          <w:szCs w:val="28"/>
                          <w:lang w:val="en-AU"/>
                        </w:rPr>
                        <w:t>Shivam Garg</w:t>
                      </w:r>
                      <w:r>
                        <w:rPr>
                          <w:sz w:val="28"/>
                          <w:szCs w:val="28"/>
                          <w:lang w:val="en-AU"/>
                        </w:rPr>
                        <w:t xml:space="preserve">, Alexander </w:t>
                      </w:r>
                      <w:proofErr w:type="spellStart"/>
                      <w:r>
                        <w:rPr>
                          <w:sz w:val="28"/>
                          <w:szCs w:val="28"/>
                          <w:lang w:val="en-AU"/>
                        </w:rPr>
                        <w:t>Kroh</w:t>
                      </w:r>
                    </w:ins>
                    <w:proofErr w:type="spellEnd"/>
                  </w:p>
                </w:tc>
              </w:sdtContent>
            </w:sdt>
          </w:tr>
        </w:tbl>
        <w:p w:rsidR="002C04D4" w:rsidRDefault="002C04D4"/>
        <w:p w:rsidR="002C04D4" w:rsidRDefault="002C04D4">
          <w:pPr>
            <w:spacing w:after="0" w:line="240" w:lineRule="auto"/>
            <w:rPr>
              <w:rFonts w:asciiTheme="majorHAnsi" w:eastAsiaTheme="majorEastAsia" w:hAnsiTheme="majorHAnsi" w:cstheme="majorBidi"/>
              <w:b/>
              <w:bCs/>
              <w:color w:val="365F91" w:themeColor="accent1" w:themeShade="BF"/>
              <w:sz w:val="28"/>
              <w:szCs w:val="28"/>
            </w:rPr>
          </w:pPr>
          <w:r>
            <w:br w:type="page"/>
          </w:r>
        </w:p>
        <w:bookmarkStart w:id="4" w:name="_GoBack" w:displacedByCustomXml="next"/>
        <w:bookmarkEnd w:id="4" w:displacedByCustomXml="next"/>
      </w:sdtContent>
    </w:sdt>
    <w:sdt>
      <w:sdtPr>
        <w:rPr>
          <w:rFonts w:asciiTheme="minorHAnsi" w:eastAsiaTheme="minorHAnsi" w:hAnsiTheme="minorHAnsi" w:cstheme="minorBidi"/>
          <w:b w:val="0"/>
          <w:bCs w:val="0"/>
          <w:color w:val="auto"/>
          <w:sz w:val="22"/>
          <w:szCs w:val="22"/>
          <w:lang w:val="en-AU" w:eastAsia="en-US"/>
        </w:rPr>
        <w:id w:val="1234509169"/>
        <w:docPartObj>
          <w:docPartGallery w:val="Table of Contents"/>
          <w:docPartUnique/>
        </w:docPartObj>
      </w:sdtPr>
      <w:sdtEndPr/>
      <w:sdtContent>
        <w:p w:rsidR="0015291C" w:rsidRDefault="00206880">
          <w:pPr>
            <w:pStyle w:val="TOCHeading"/>
            <w:numPr>
              <w:ilvl w:val="0"/>
              <w:numId w:val="0"/>
            </w:numPr>
            <w:ind w:left="432"/>
            <w:pPrChange w:id="5" w:author="melan_000" w:date="2014-11-18T21:38:00Z">
              <w:pPr>
                <w:pStyle w:val="TOCHeading"/>
              </w:pPr>
            </w:pPrChange>
          </w:pPr>
          <w:r>
            <w:t>Contents</w:t>
          </w:r>
        </w:p>
        <w:p w:rsidR="00113A04" w:rsidRDefault="00206880">
          <w:pPr>
            <w:pStyle w:val="TOC1"/>
            <w:tabs>
              <w:tab w:val="left" w:pos="440"/>
              <w:tab w:val="right" w:leader="dot" w:pos="9016"/>
            </w:tabs>
            <w:rPr>
              <w:ins w:id="6" w:author="melan_000" w:date="2014-11-20T01:41:00Z"/>
              <w:rFonts w:eastAsiaTheme="minorEastAsia"/>
              <w:noProof/>
              <w:lang w:eastAsia="en-AU"/>
            </w:rPr>
          </w:pPr>
          <w:r>
            <w:fldChar w:fldCharType="begin"/>
          </w:r>
          <w:r>
            <w:instrText xml:space="preserve"> TOC \o "1-3" \h \z \u </w:instrText>
          </w:r>
          <w:r>
            <w:fldChar w:fldCharType="separate"/>
          </w:r>
          <w:ins w:id="7" w:author="melan_000" w:date="2014-11-20T01:41:00Z">
            <w:r w:rsidR="00113A04" w:rsidRPr="0011052D">
              <w:rPr>
                <w:rStyle w:val="Hyperlink"/>
                <w:noProof/>
              </w:rPr>
              <w:fldChar w:fldCharType="begin"/>
            </w:r>
            <w:r w:rsidR="00113A04" w:rsidRPr="0011052D">
              <w:rPr>
                <w:rStyle w:val="Hyperlink"/>
                <w:noProof/>
              </w:rPr>
              <w:instrText xml:space="preserve"> </w:instrText>
            </w:r>
            <w:r w:rsidR="00113A04">
              <w:rPr>
                <w:noProof/>
              </w:rPr>
              <w:instrText>HYPERLINK \l "_Toc404210999"</w:instrText>
            </w:r>
            <w:r w:rsidR="00113A04" w:rsidRPr="0011052D">
              <w:rPr>
                <w:rStyle w:val="Hyperlink"/>
                <w:noProof/>
              </w:rPr>
              <w:instrText xml:space="preserve"> </w:instrText>
            </w:r>
            <w:r w:rsidR="00113A04" w:rsidRPr="0011052D">
              <w:rPr>
                <w:rStyle w:val="Hyperlink"/>
                <w:noProof/>
              </w:rPr>
              <w:fldChar w:fldCharType="separate"/>
            </w:r>
            <w:r w:rsidR="00113A04" w:rsidRPr="0011052D">
              <w:rPr>
                <w:rStyle w:val="Hyperlink"/>
                <w:noProof/>
              </w:rPr>
              <w:t>1</w:t>
            </w:r>
            <w:r w:rsidR="00113A04">
              <w:rPr>
                <w:rFonts w:eastAsiaTheme="minorEastAsia"/>
                <w:noProof/>
                <w:lang w:eastAsia="en-AU"/>
              </w:rPr>
              <w:tab/>
            </w:r>
            <w:r w:rsidR="00113A04" w:rsidRPr="0011052D">
              <w:rPr>
                <w:rStyle w:val="Hyperlink"/>
                <w:noProof/>
              </w:rPr>
              <w:t>Introduction</w:t>
            </w:r>
            <w:r w:rsidR="00113A04">
              <w:rPr>
                <w:noProof/>
                <w:webHidden/>
              </w:rPr>
              <w:tab/>
            </w:r>
            <w:r w:rsidR="00113A04">
              <w:rPr>
                <w:noProof/>
                <w:webHidden/>
              </w:rPr>
              <w:fldChar w:fldCharType="begin"/>
            </w:r>
            <w:r w:rsidR="00113A04">
              <w:rPr>
                <w:noProof/>
                <w:webHidden/>
              </w:rPr>
              <w:instrText xml:space="preserve"> PAGEREF _Toc404210999 \h </w:instrText>
            </w:r>
          </w:ins>
          <w:r w:rsidR="00113A04">
            <w:rPr>
              <w:noProof/>
              <w:webHidden/>
            </w:rPr>
          </w:r>
          <w:r w:rsidR="00113A04">
            <w:rPr>
              <w:noProof/>
              <w:webHidden/>
            </w:rPr>
            <w:fldChar w:fldCharType="separate"/>
          </w:r>
          <w:ins w:id="8" w:author="melan_000" w:date="2014-11-20T01:41:00Z">
            <w:r w:rsidR="00113A04">
              <w:rPr>
                <w:noProof/>
                <w:webHidden/>
              </w:rPr>
              <w:t>2</w:t>
            </w:r>
            <w:r w:rsidR="00113A04">
              <w:rPr>
                <w:noProof/>
                <w:webHidden/>
              </w:rPr>
              <w:fldChar w:fldCharType="end"/>
            </w:r>
            <w:r w:rsidR="00113A04" w:rsidRPr="0011052D">
              <w:rPr>
                <w:rStyle w:val="Hyperlink"/>
                <w:noProof/>
              </w:rPr>
              <w:fldChar w:fldCharType="end"/>
            </w:r>
          </w:ins>
        </w:p>
        <w:p w:rsidR="00113A04" w:rsidRDefault="00113A04">
          <w:pPr>
            <w:pStyle w:val="TOC1"/>
            <w:tabs>
              <w:tab w:val="left" w:pos="440"/>
              <w:tab w:val="right" w:leader="dot" w:pos="9016"/>
            </w:tabs>
            <w:rPr>
              <w:ins w:id="9" w:author="melan_000" w:date="2014-11-20T01:41:00Z"/>
              <w:rFonts w:eastAsiaTheme="minorEastAsia"/>
              <w:noProof/>
              <w:lang w:eastAsia="en-AU"/>
            </w:rPr>
          </w:pPr>
          <w:ins w:id="10"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"_Toc404211000"</w:instrText>
            </w:r>
            <w:r w:rsidRPr="0011052D">
              <w:rPr>
                <w:rStyle w:val="Hyperlink"/>
                <w:noProof/>
              </w:rPr>
              <w:instrText xml:space="preserve"> </w:instrText>
            </w:r>
            <w:r w:rsidRPr="0011052D">
              <w:rPr>
                <w:rStyle w:val="Hyperlink"/>
                <w:noProof/>
              </w:rPr>
              <w:fldChar w:fldCharType="separate"/>
            </w:r>
            <w:r w:rsidRPr="0011052D">
              <w:rPr>
                <w:rStyle w:val="Hyperlink"/>
                <w:noProof/>
              </w:rPr>
              <w:t>2</w:t>
            </w:r>
            <w:r>
              <w:rPr>
                <w:rFonts w:eastAsiaTheme="minorEastAsia"/>
                <w:noProof/>
                <w:lang w:eastAsia="en-AU"/>
              </w:rPr>
              <w:tab/>
            </w:r>
            <w:r w:rsidRPr="0011052D">
              <w:rPr>
                <w:rStyle w:val="Hyperlink"/>
                <w:noProof/>
              </w:rPr>
              <w:t>High-level design configuration</w:t>
            </w:r>
            <w:r>
              <w:rPr>
                <w:noProof/>
                <w:webHidden/>
              </w:rPr>
              <w:tab/>
            </w:r>
            <w:r>
              <w:rPr>
                <w:noProof/>
                <w:webHidden/>
              </w:rPr>
              <w:fldChar w:fldCharType="begin"/>
            </w:r>
            <w:r>
              <w:rPr>
                <w:noProof/>
                <w:webHidden/>
              </w:rPr>
              <w:instrText xml:space="preserve"> PAGEREF _Toc404211000 \h </w:instrText>
            </w:r>
          </w:ins>
          <w:r>
            <w:rPr>
              <w:noProof/>
              <w:webHidden/>
            </w:rPr>
          </w:r>
          <w:r>
            <w:rPr>
              <w:noProof/>
              <w:webHidden/>
            </w:rPr>
            <w:fldChar w:fldCharType="separate"/>
          </w:r>
          <w:ins w:id="11" w:author="melan_000" w:date="2014-11-20T01:41:00Z">
            <w:r>
              <w:rPr>
                <w:noProof/>
                <w:webHidden/>
              </w:rPr>
              <w:t>3</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12" w:author="melan_000" w:date="2014-11-20T01:41:00Z"/>
              <w:rFonts w:eastAsiaTheme="minorEastAsia"/>
              <w:noProof/>
              <w:lang w:eastAsia="en-AU"/>
            </w:rPr>
          </w:pPr>
          <w:ins w:id="13"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"_Toc404211001"</w:instrText>
            </w:r>
            <w:r w:rsidRPr="0011052D">
              <w:rPr>
                <w:rStyle w:val="Hyperlink"/>
                <w:noProof/>
              </w:rPr>
              <w:instrText xml:space="preserve"> </w:instrText>
            </w:r>
            <w:r w:rsidRPr="0011052D">
              <w:rPr>
                <w:rStyle w:val="Hyperlink"/>
                <w:noProof/>
              </w:rPr>
              <w:fldChar w:fldCharType="separate"/>
            </w:r>
            <w:r w:rsidRPr="0011052D">
              <w:rPr>
                <w:rStyle w:val="Hyperlink"/>
                <w:noProof/>
              </w:rPr>
              <w:t>3</w:t>
            </w:r>
            <w:r>
              <w:rPr>
                <w:rFonts w:eastAsiaTheme="minorEastAsia"/>
                <w:noProof/>
                <w:lang w:eastAsia="en-AU"/>
              </w:rPr>
              <w:tab/>
            </w:r>
            <w:r w:rsidRPr="0011052D">
              <w:rPr>
                <w:rStyle w:val="Hyperlink"/>
                <w:noProof/>
              </w:rPr>
              <w:t>Creating Custom IP</w:t>
            </w:r>
            <w:r>
              <w:rPr>
                <w:noProof/>
                <w:webHidden/>
              </w:rPr>
              <w:tab/>
            </w:r>
            <w:r>
              <w:rPr>
                <w:noProof/>
                <w:webHidden/>
              </w:rPr>
              <w:fldChar w:fldCharType="begin"/>
            </w:r>
            <w:r>
              <w:rPr>
                <w:noProof/>
                <w:webHidden/>
              </w:rPr>
              <w:instrText xml:space="preserve"> PAGEREF _Toc404211001 \h </w:instrText>
            </w:r>
          </w:ins>
          <w:r>
            <w:rPr>
              <w:noProof/>
              <w:webHidden/>
            </w:rPr>
          </w:r>
          <w:r>
            <w:rPr>
              <w:noProof/>
              <w:webHidden/>
            </w:rPr>
            <w:fldChar w:fldCharType="separate"/>
          </w:r>
          <w:ins w:id="14" w:author="melan_000" w:date="2014-11-20T01:41:00Z">
            <w:r>
              <w:rPr>
                <w:noProof/>
                <w:webHidden/>
              </w:rPr>
              <w:t>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5" w:author="melan_000" w:date="2014-11-20T01:41:00Z"/>
              <w:rFonts w:eastAsiaTheme="minorEastAsia"/>
              <w:noProof/>
              <w:lang w:eastAsia="en-AU"/>
            </w:rPr>
          </w:pPr>
          <w:ins w:id="16"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"_Toc404211002"</w:instrText>
            </w:r>
            <w:r w:rsidRPr="0011052D">
              <w:rPr>
                <w:rStyle w:val="Hyperlink"/>
                <w:noProof/>
              </w:rPr>
              <w:instrText xml:space="preserve"> </w:instrText>
            </w:r>
            <w:r w:rsidRPr="0011052D">
              <w:rPr>
                <w:rStyle w:val="Hyperlink"/>
                <w:noProof/>
              </w:rPr>
              <w:fldChar w:fldCharType="separate"/>
            </w:r>
            <w:r w:rsidRPr="0011052D">
              <w:rPr>
                <w:rStyle w:val="Hyperlink"/>
                <w:noProof/>
              </w:rPr>
              <w:t>3.a</w:t>
            </w:r>
            <w:r>
              <w:rPr>
                <w:rFonts w:eastAsiaTheme="minorEastAsia"/>
                <w:noProof/>
                <w:lang w:eastAsia="en-AU"/>
              </w:rPr>
              <w:tab/>
            </w:r>
            <w:r w:rsidRPr="0011052D">
              <w:rPr>
                <w:rStyle w:val="Hyperlink"/>
                <w:noProof/>
              </w:rPr>
              <w:t>Generating a Custom IP component</w:t>
            </w:r>
            <w:r>
              <w:rPr>
                <w:noProof/>
                <w:webHidden/>
              </w:rPr>
              <w:tab/>
            </w:r>
            <w:r>
              <w:rPr>
                <w:noProof/>
                <w:webHidden/>
              </w:rPr>
              <w:fldChar w:fldCharType="begin"/>
            </w:r>
            <w:r>
              <w:rPr>
                <w:noProof/>
                <w:webHidden/>
              </w:rPr>
              <w:instrText xml:space="preserve"> PAGEREF _Toc404211002 \h </w:instrText>
            </w:r>
          </w:ins>
          <w:r>
            <w:rPr>
              <w:noProof/>
              <w:webHidden/>
            </w:rPr>
          </w:r>
          <w:r>
            <w:rPr>
              <w:noProof/>
              <w:webHidden/>
            </w:rPr>
            <w:fldChar w:fldCharType="separate"/>
          </w:r>
          <w:ins w:id="17" w:author="melan_000" w:date="2014-11-20T01:41:00Z">
            <w:r>
              <w:rPr>
                <w:noProof/>
                <w:webHidden/>
              </w:rPr>
              <w:t>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18" w:author="melan_000" w:date="2014-11-20T01:41:00Z"/>
              <w:rFonts w:eastAsiaTheme="minorEastAsia"/>
              <w:noProof/>
              <w:lang w:eastAsia="en-AU"/>
            </w:rPr>
          </w:pPr>
          <w:ins w:id="19"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"_Toc404211003"</w:instrText>
            </w:r>
            <w:r w:rsidRPr="0011052D">
              <w:rPr>
                <w:rStyle w:val="Hyperlink"/>
                <w:noProof/>
              </w:rPr>
              <w:instrText xml:space="preserve"> </w:instrText>
            </w:r>
            <w:r w:rsidRPr="0011052D">
              <w:rPr>
                <w:rStyle w:val="Hyperlink"/>
                <w:noProof/>
              </w:rPr>
              <w:fldChar w:fldCharType="separate"/>
            </w:r>
            <w:r w:rsidRPr="0011052D">
              <w:rPr>
                <w:rStyle w:val="Hyperlink"/>
                <w:noProof/>
              </w:rPr>
              <w:t>3.b</w:t>
            </w:r>
            <w:r>
              <w:rPr>
                <w:rFonts w:eastAsiaTheme="minorEastAsia"/>
                <w:noProof/>
                <w:lang w:eastAsia="en-AU"/>
              </w:rPr>
              <w:tab/>
            </w:r>
            <w:r w:rsidRPr="0011052D">
              <w:rPr>
                <w:rStyle w:val="Hyperlink"/>
                <w:noProof/>
              </w:rPr>
              <w:t>Creating a Project file for the Custom IP</w:t>
            </w:r>
            <w:r>
              <w:rPr>
                <w:noProof/>
                <w:webHidden/>
              </w:rPr>
              <w:tab/>
            </w:r>
            <w:r>
              <w:rPr>
                <w:noProof/>
                <w:webHidden/>
              </w:rPr>
              <w:fldChar w:fldCharType="begin"/>
            </w:r>
            <w:r>
              <w:rPr>
                <w:noProof/>
                <w:webHidden/>
              </w:rPr>
              <w:instrText xml:space="preserve"> PAGEREF _Toc404211003 \h </w:instrText>
            </w:r>
          </w:ins>
          <w:r>
            <w:rPr>
              <w:noProof/>
              <w:webHidden/>
            </w:rPr>
          </w:r>
          <w:r>
            <w:rPr>
              <w:noProof/>
              <w:webHidden/>
            </w:rPr>
            <w:fldChar w:fldCharType="separate"/>
          </w:r>
          <w:ins w:id="20" w:author="melan_000" w:date="2014-11-20T01:41:00Z">
            <w:r>
              <w:rPr>
                <w:noProof/>
                <w:webHidden/>
              </w:rPr>
              <w:t>7</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21" w:author="melan_000" w:date="2014-11-20T01:41:00Z"/>
              <w:rFonts w:eastAsiaTheme="minorEastAsia"/>
              <w:noProof/>
              <w:lang w:eastAsia="en-AU"/>
            </w:rPr>
          </w:pPr>
          <w:ins w:id="2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"_Toc404211004"</w:instrText>
            </w:r>
            <w:r w:rsidRPr="0011052D">
              <w:rPr>
                <w:rStyle w:val="Hyperlink"/>
                <w:noProof/>
              </w:rPr>
              <w:instrText xml:space="preserve"> </w:instrText>
            </w:r>
            <w:r w:rsidRPr="0011052D">
              <w:rPr>
                <w:rStyle w:val="Hyperlink"/>
                <w:noProof/>
              </w:rPr>
              <w:fldChar w:fldCharType="separate"/>
            </w:r>
            <w:r w:rsidRPr="0011052D">
              <w:rPr>
                <w:rStyle w:val="Hyperlink"/>
                <w:noProof/>
              </w:rPr>
              <w:t>4</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_Toc404211004 \h </w:instrText>
            </w:r>
          </w:ins>
          <w:r>
            <w:rPr>
              <w:noProof/>
              <w:webHidden/>
            </w:rPr>
          </w:r>
          <w:r>
            <w:rPr>
              <w:noProof/>
              <w:webHidden/>
            </w:rPr>
            <w:fldChar w:fldCharType="separate"/>
          </w:r>
          <w:ins w:id="23" w:author="melan_000" w:date="2014-11-20T01:41:00Z">
            <w:r>
              <w:rPr>
                <w:noProof/>
                <w:webHidden/>
              </w:rPr>
              <w:t>10</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24" w:author="melan_000" w:date="2014-11-20T01:41:00Z"/>
              <w:rFonts w:eastAsiaTheme="minorEastAsia"/>
              <w:noProof/>
              <w:lang w:eastAsia="en-AU"/>
            </w:rPr>
          </w:pPr>
          <w:ins w:id="25"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"_Toc404211005"</w:instrText>
            </w:r>
            <w:r w:rsidRPr="0011052D">
              <w:rPr>
                <w:rStyle w:val="Hyperlink"/>
                <w:noProof/>
              </w:rPr>
              <w:instrText xml:space="preserve"> </w:instrText>
            </w:r>
            <w:r w:rsidRPr="0011052D">
              <w:rPr>
                <w:rStyle w:val="Hyperlink"/>
                <w:noProof/>
              </w:rPr>
              <w:fldChar w:fldCharType="separate"/>
            </w:r>
            <w:r w:rsidRPr="0011052D">
              <w:rPr>
                <w:rStyle w:val="Hyperlink"/>
                <w:noProof/>
              </w:rPr>
              <w:t>4.a</w:t>
            </w:r>
            <w:r>
              <w:rPr>
                <w:rFonts w:eastAsiaTheme="minorEastAsia"/>
                <w:noProof/>
                <w:lang w:eastAsia="en-AU"/>
              </w:rPr>
              <w:tab/>
            </w:r>
            <w:r w:rsidRPr="0011052D">
              <w:rPr>
                <w:rStyle w:val="Hyperlink"/>
                <w:noProof/>
              </w:rPr>
              <w:t>AXI Tutorial</w:t>
            </w:r>
            <w:r>
              <w:rPr>
                <w:noProof/>
                <w:webHidden/>
              </w:rPr>
              <w:tab/>
            </w:r>
            <w:r>
              <w:rPr>
                <w:noProof/>
                <w:webHidden/>
              </w:rPr>
              <w:fldChar w:fldCharType="begin"/>
            </w:r>
            <w:r>
              <w:rPr>
                <w:noProof/>
                <w:webHidden/>
              </w:rPr>
              <w:instrText xml:space="preserve"> PAGEREF _Toc404211005 \h </w:instrText>
            </w:r>
          </w:ins>
          <w:r>
            <w:rPr>
              <w:noProof/>
              <w:webHidden/>
            </w:rPr>
          </w:r>
          <w:r>
            <w:rPr>
              <w:noProof/>
              <w:webHidden/>
            </w:rPr>
            <w:fldChar w:fldCharType="separate"/>
          </w:r>
          <w:ins w:id="26" w:author="melan_000" w:date="2014-11-20T01:41:00Z">
            <w:r>
              <w:rPr>
                <w:noProof/>
                <w:webHidden/>
              </w:rPr>
              <w:t>10</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27" w:author="melan_000" w:date="2014-11-20T01:41:00Z"/>
              <w:rFonts w:eastAsiaTheme="minorEastAsia"/>
              <w:noProof/>
              <w:lang w:eastAsia="en-AU"/>
            </w:rPr>
          </w:pPr>
          <w:ins w:id="28"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"_Toc404211006"</w:instrText>
            </w:r>
            <w:r w:rsidRPr="0011052D">
              <w:rPr>
                <w:rStyle w:val="Hyperlink"/>
                <w:noProof/>
              </w:rPr>
              <w:instrText xml:space="preserve"> </w:instrText>
            </w:r>
            <w:r w:rsidRPr="0011052D">
              <w:rPr>
                <w:rStyle w:val="Hyperlink"/>
                <w:noProof/>
              </w:rPr>
              <w:fldChar w:fldCharType="separate"/>
            </w:r>
            <w:r w:rsidRPr="0011052D">
              <w:rPr>
                <w:rStyle w:val="Hyperlink"/>
                <w:noProof/>
              </w:rPr>
              <w:t>4.a.i</w:t>
            </w:r>
            <w:r>
              <w:rPr>
                <w:rFonts w:eastAsiaTheme="minorEastAsia"/>
                <w:noProof/>
                <w:lang w:eastAsia="en-AU"/>
              </w:rPr>
              <w:tab/>
            </w:r>
            <w:r w:rsidRPr="0011052D">
              <w:rPr>
                <w:rStyle w:val="Hyperlink"/>
                <w:noProof/>
              </w:rPr>
              <w:t>AXI Writes</w:t>
            </w:r>
            <w:r>
              <w:rPr>
                <w:noProof/>
                <w:webHidden/>
              </w:rPr>
              <w:tab/>
            </w:r>
            <w:r>
              <w:rPr>
                <w:noProof/>
                <w:webHidden/>
              </w:rPr>
              <w:fldChar w:fldCharType="begin"/>
            </w:r>
            <w:r>
              <w:rPr>
                <w:noProof/>
                <w:webHidden/>
              </w:rPr>
              <w:instrText xml:space="preserve"> PAGEREF _Toc404211006 \h </w:instrText>
            </w:r>
          </w:ins>
          <w:r>
            <w:rPr>
              <w:noProof/>
              <w:webHidden/>
            </w:rPr>
          </w:r>
          <w:r>
            <w:rPr>
              <w:noProof/>
              <w:webHidden/>
            </w:rPr>
            <w:fldChar w:fldCharType="separate"/>
          </w:r>
          <w:ins w:id="29" w:author="melan_000" w:date="2014-11-20T01:41:00Z">
            <w:r>
              <w:rPr>
                <w:noProof/>
                <w:webHidden/>
              </w:rPr>
              <w:t>11</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30" w:author="melan_000" w:date="2014-11-20T01:41:00Z"/>
              <w:rFonts w:eastAsiaTheme="minorEastAsia"/>
              <w:noProof/>
              <w:lang w:eastAsia="en-AU"/>
            </w:rPr>
          </w:pPr>
          <w:ins w:id="31"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"_Toc404211007"</w:instrText>
            </w:r>
            <w:r w:rsidRPr="0011052D">
              <w:rPr>
                <w:rStyle w:val="Hyperlink"/>
                <w:noProof/>
              </w:rPr>
              <w:instrText xml:space="preserve"> </w:instrText>
            </w:r>
            <w:r w:rsidRPr="0011052D">
              <w:rPr>
                <w:rStyle w:val="Hyperlink"/>
                <w:noProof/>
              </w:rPr>
              <w:fldChar w:fldCharType="separate"/>
            </w:r>
            <w:r w:rsidRPr="0011052D">
              <w:rPr>
                <w:rStyle w:val="Hyperlink"/>
                <w:noProof/>
              </w:rPr>
              <w:t>4.a.ii</w:t>
            </w:r>
            <w:r>
              <w:rPr>
                <w:rFonts w:eastAsiaTheme="minorEastAsia"/>
                <w:noProof/>
                <w:lang w:eastAsia="en-AU"/>
              </w:rPr>
              <w:tab/>
            </w:r>
            <w:r w:rsidRPr="0011052D">
              <w:rPr>
                <w:rStyle w:val="Hyperlink"/>
                <w:noProof/>
              </w:rPr>
              <w:t>AXI Reads</w:t>
            </w:r>
            <w:r>
              <w:rPr>
                <w:noProof/>
                <w:webHidden/>
              </w:rPr>
              <w:tab/>
            </w:r>
            <w:r>
              <w:rPr>
                <w:noProof/>
                <w:webHidden/>
              </w:rPr>
              <w:fldChar w:fldCharType="begin"/>
            </w:r>
            <w:r>
              <w:rPr>
                <w:noProof/>
                <w:webHidden/>
              </w:rPr>
              <w:instrText xml:space="preserve"> PAGEREF _Toc404211007 \h </w:instrText>
            </w:r>
          </w:ins>
          <w:r>
            <w:rPr>
              <w:noProof/>
              <w:webHidden/>
            </w:rPr>
          </w:r>
          <w:r>
            <w:rPr>
              <w:noProof/>
              <w:webHidden/>
            </w:rPr>
            <w:fldChar w:fldCharType="separate"/>
          </w:r>
          <w:ins w:id="32" w:author="melan_000" w:date="2014-11-20T01:41:00Z">
            <w:r>
              <w:rPr>
                <w:noProof/>
                <w:webHidden/>
              </w:rPr>
              <w:t>12</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33" w:author="melan_000" w:date="2014-11-20T01:41:00Z"/>
              <w:rFonts w:eastAsiaTheme="minorEastAsia"/>
              <w:noProof/>
              <w:lang w:eastAsia="en-AU"/>
            </w:rPr>
          </w:pPr>
          <w:ins w:id="34"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"_Toc404211008"</w:instrText>
            </w:r>
            <w:r w:rsidRPr="0011052D">
              <w:rPr>
                <w:rStyle w:val="Hyperlink"/>
                <w:noProof/>
              </w:rPr>
              <w:instrText xml:space="preserve"> </w:instrText>
            </w:r>
            <w:r w:rsidRPr="0011052D">
              <w:rPr>
                <w:rStyle w:val="Hyperlink"/>
                <w:noProof/>
              </w:rPr>
              <w:fldChar w:fldCharType="separate"/>
            </w:r>
            <w:r w:rsidRPr="0011052D">
              <w:rPr>
                <w:rStyle w:val="Hyperlink"/>
                <w:noProof/>
              </w:rPr>
              <w:t>4.b</w:t>
            </w:r>
            <w:r>
              <w:rPr>
                <w:rFonts w:eastAsiaTheme="minorEastAsia"/>
                <w:noProof/>
                <w:lang w:eastAsia="en-AU"/>
              </w:rPr>
              <w:tab/>
            </w:r>
            <w:r w:rsidRPr="0011052D">
              <w:rPr>
                <w:rStyle w:val="Hyperlink"/>
                <w:noProof/>
              </w:rPr>
              <w:t>Customising the Custom IP</w:t>
            </w:r>
            <w:r>
              <w:rPr>
                <w:noProof/>
                <w:webHidden/>
              </w:rPr>
              <w:tab/>
            </w:r>
            <w:r>
              <w:rPr>
                <w:noProof/>
                <w:webHidden/>
              </w:rPr>
              <w:fldChar w:fldCharType="begin"/>
            </w:r>
            <w:r>
              <w:rPr>
                <w:noProof/>
                <w:webHidden/>
              </w:rPr>
              <w:instrText xml:space="preserve"> PAGEREF _Toc404211008 \h </w:instrText>
            </w:r>
          </w:ins>
          <w:r>
            <w:rPr>
              <w:noProof/>
              <w:webHidden/>
            </w:rPr>
          </w:r>
          <w:r>
            <w:rPr>
              <w:noProof/>
              <w:webHidden/>
            </w:rPr>
            <w:fldChar w:fldCharType="separate"/>
          </w:r>
          <w:ins w:id="35" w:author="melan_000" w:date="2014-11-20T01:41:00Z">
            <w:r>
              <w:rPr>
                <w:noProof/>
                <w:webHidden/>
              </w:rPr>
              <w:t>13</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36" w:author="melan_000" w:date="2014-11-20T01:41:00Z"/>
              <w:rFonts w:eastAsiaTheme="minorEastAsia"/>
              <w:noProof/>
              <w:lang w:eastAsia="en-AU"/>
            </w:rPr>
          </w:pPr>
          <w:ins w:id="3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"_Toc404211009"</w:instrText>
            </w:r>
            <w:r w:rsidRPr="0011052D">
              <w:rPr>
                <w:rStyle w:val="Hyperlink"/>
                <w:noProof/>
              </w:rPr>
              <w:instrText xml:space="preserve"> </w:instrText>
            </w:r>
            <w:r w:rsidRPr="0011052D">
              <w:rPr>
                <w:rStyle w:val="Hyperlink"/>
                <w:noProof/>
              </w:rPr>
              <w:fldChar w:fldCharType="separate"/>
            </w:r>
            <w:r w:rsidRPr="0011052D">
              <w:rPr>
                <w:rStyle w:val="Hyperlink"/>
                <w:noProof/>
              </w:rPr>
              <w:t>4.b.i</w:t>
            </w:r>
            <w:r>
              <w:rPr>
                <w:rFonts w:eastAsiaTheme="minorEastAsia"/>
                <w:noProof/>
                <w:lang w:eastAsia="en-AU"/>
              </w:rPr>
              <w:tab/>
            </w:r>
            <w:r w:rsidRPr="0011052D">
              <w:rPr>
                <w:rStyle w:val="Hyperlink"/>
                <w:noProof/>
              </w:rPr>
              <w:t>Changes to Slave_AXI</w:t>
            </w:r>
            <w:r>
              <w:rPr>
                <w:noProof/>
                <w:webHidden/>
              </w:rPr>
              <w:tab/>
            </w:r>
            <w:r>
              <w:rPr>
                <w:noProof/>
                <w:webHidden/>
              </w:rPr>
              <w:fldChar w:fldCharType="begin"/>
            </w:r>
            <w:r>
              <w:rPr>
                <w:noProof/>
                <w:webHidden/>
              </w:rPr>
              <w:instrText xml:space="preserve"> PAGEREF _Toc404211009 \h </w:instrText>
            </w:r>
          </w:ins>
          <w:r>
            <w:rPr>
              <w:noProof/>
              <w:webHidden/>
            </w:rPr>
          </w:r>
          <w:r>
            <w:rPr>
              <w:noProof/>
              <w:webHidden/>
            </w:rPr>
            <w:fldChar w:fldCharType="separate"/>
          </w:r>
          <w:ins w:id="38" w:author="melan_000" w:date="2014-11-20T01:41:00Z">
            <w:r>
              <w:rPr>
                <w:noProof/>
                <w:webHidden/>
              </w:rPr>
              <w:t>14</w:t>
            </w:r>
            <w:r>
              <w:rPr>
                <w:noProof/>
                <w:webHidden/>
              </w:rPr>
              <w:fldChar w:fldCharType="end"/>
            </w:r>
            <w:r w:rsidRPr="0011052D">
              <w:rPr>
                <w:rStyle w:val="Hyperlink"/>
                <w:noProof/>
              </w:rPr>
              <w:fldChar w:fldCharType="end"/>
            </w:r>
          </w:ins>
        </w:p>
        <w:p w:rsidR="00113A04" w:rsidRDefault="00113A04">
          <w:pPr>
            <w:pStyle w:val="TOC3"/>
            <w:tabs>
              <w:tab w:val="left" w:pos="1100"/>
              <w:tab w:val="right" w:leader="dot" w:pos="9016"/>
            </w:tabs>
            <w:rPr>
              <w:ins w:id="39" w:author="melan_000" w:date="2014-11-20T01:41:00Z"/>
              <w:rFonts w:eastAsiaTheme="minorEastAsia"/>
              <w:noProof/>
              <w:lang w:eastAsia="en-AU"/>
            </w:rPr>
          </w:pPr>
          <w:ins w:id="40"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"_Toc404211010"</w:instrText>
            </w:r>
            <w:r w:rsidRPr="0011052D">
              <w:rPr>
                <w:rStyle w:val="Hyperlink"/>
                <w:noProof/>
              </w:rPr>
              <w:instrText xml:space="preserve"> </w:instrText>
            </w:r>
            <w:r w:rsidRPr="0011052D">
              <w:rPr>
                <w:rStyle w:val="Hyperlink"/>
                <w:noProof/>
              </w:rPr>
              <w:fldChar w:fldCharType="separate"/>
            </w:r>
            <w:r w:rsidRPr="0011052D">
              <w:rPr>
                <w:rStyle w:val="Hyperlink"/>
                <w:noProof/>
              </w:rPr>
              <w:t>4.b.ii</w:t>
            </w:r>
            <w:r>
              <w:rPr>
                <w:rFonts w:eastAsiaTheme="minorEastAsia"/>
                <w:noProof/>
                <w:lang w:eastAsia="en-AU"/>
              </w:rPr>
              <w:tab/>
            </w:r>
            <w:r w:rsidRPr="0011052D">
              <w:rPr>
                <w:rStyle w:val="Hyperlink"/>
                <w:noProof/>
              </w:rPr>
              <w:t>Changes to Toplevel</w:t>
            </w:r>
            <w:r>
              <w:rPr>
                <w:noProof/>
                <w:webHidden/>
              </w:rPr>
              <w:tab/>
            </w:r>
            <w:r>
              <w:rPr>
                <w:noProof/>
                <w:webHidden/>
              </w:rPr>
              <w:fldChar w:fldCharType="begin"/>
            </w:r>
            <w:r>
              <w:rPr>
                <w:noProof/>
                <w:webHidden/>
              </w:rPr>
              <w:instrText xml:space="preserve"> PAGEREF _Toc404211010 \h </w:instrText>
            </w:r>
          </w:ins>
          <w:r>
            <w:rPr>
              <w:noProof/>
              <w:webHidden/>
            </w:rPr>
          </w:r>
          <w:r>
            <w:rPr>
              <w:noProof/>
              <w:webHidden/>
            </w:rPr>
            <w:fldChar w:fldCharType="separate"/>
          </w:r>
          <w:ins w:id="41" w:author="melan_000" w:date="2014-11-20T01:41:00Z">
            <w:r>
              <w:rPr>
                <w:noProof/>
                <w:webHidden/>
              </w:rPr>
              <w:t>15</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42" w:author="melan_000" w:date="2014-11-20T01:41:00Z"/>
              <w:rFonts w:eastAsiaTheme="minorEastAsia"/>
              <w:noProof/>
              <w:lang w:eastAsia="en-AU"/>
            </w:rPr>
          </w:pPr>
          <w:ins w:id="43"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"_Toc404211011"</w:instrText>
            </w:r>
            <w:r w:rsidRPr="0011052D">
              <w:rPr>
                <w:rStyle w:val="Hyperlink"/>
                <w:noProof/>
              </w:rPr>
              <w:instrText xml:space="preserve"> </w:instrText>
            </w:r>
            <w:r w:rsidRPr="0011052D">
              <w:rPr>
                <w:rStyle w:val="Hyperlink"/>
                <w:noProof/>
              </w:rPr>
              <w:fldChar w:fldCharType="separate"/>
            </w:r>
            <w:r w:rsidRPr="0011052D">
              <w:rPr>
                <w:rStyle w:val="Hyperlink"/>
                <w:noProof/>
              </w:rPr>
              <w:t>5</w:t>
            </w:r>
            <w:r>
              <w:rPr>
                <w:rFonts w:eastAsiaTheme="minorEastAsia"/>
                <w:noProof/>
                <w:lang w:eastAsia="en-AU"/>
              </w:rPr>
              <w:tab/>
            </w:r>
            <w:r w:rsidRPr="0011052D">
              <w:rPr>
                <w:rStyle w:val="Hyperlink"/>
                <w:noProof/>
              </w:rPr>
              <w:t>Packaging and testing your IP</w:t>
            </w:r>
            <w:r>
              <w:rPr>
                <w:noProof/>
                <w:webHidden/>
              </w:rPr>
              <w:tab/>
            </w:r>
            <w:r>
              <w:rPr>
                <w:noProof/>
                <w:webHidden/>
              </w:rPr>
              <w:fldChar w:fldCharType="begin"/>
            </w:r>
            <w:r>
              <w:rPr>
                <w:noProof/>
                <w:webHidden/>
              </w:rPr>
              <w:instrText xml:space="preserve"> PAGEREF _Toc404211011 \h </w:instrText>
            </w:r>
          </w:ins>
          <w:r>
            <w:rPr>
              <w:noProof/>
              <w:webHidden/>
            </w:rPr>
          </w:r>
          <w:r>
            <w:rPr>
              <w:noProof/>
              <w:webHidden/>
            </w:rPr>
            <w:fldChar w:fldCharType="separate"/>
          </w:r>
          <w:ins w:id="44" w:author="melan_000" w:date="2014-11-20T01:41:00Z">
            <w:r>
              <w:rPr>
                <w:noProof/>
                <w:webHidden/>
              </w:rPr>
              <w:t>17</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45" w:author="melan_000" w:date="2014-11-20T01:41:00Z"/>
              <w:rFonts w:eastAsiaTheme="minorEastAsia"/>
              <w:noProof/>
              <w:lang w:eastAsia="en-AU"/>
            </w:rPr>
          </w:pPr>
          <w:ins w:id="46"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"_Toc404211012"</w:instrText>
            </w:r>
            <w:r w:rsidRPr="0011052D">
              <w:rPr>
                <w:rStyle w:val="Hyperlink"/>
                <w:noProof/>
              </w:rPr>
              <w:instrText xml:space="preserve"> </w:instrText>
            </w:r>
            <w:r w:rsidRPr="0011052D">
              <w:rPr>
                <w:rStyle w:val="Hyperlink"/>
                <w:noProof/>
              </w:rPr>
              <w:fldChar w:fldCharType="separate"/>
            </w:r>
            <w:r w:rsidRPr="0011052D">
              <w:rPr>
                <w:rStyle w:val="Hyperlink"/>
                <w:noProof/>
              </w:rPr>
              <w:t>5.a</w:t>
            </w:r>
            <w:r>
              <w:rPr>
                <w:rFonts w:eastAsiaTheme="minorEastAsia"/>
                <w:noProof/>
                <w:lang w:eastAsia="en-AU"/>
              </w:rPr>
              <w:tab/>
            </w:r>
            <w:r w:rsidRPr="0011052D">
              <w:rPr>
                <w:rStyle w:val="Hyperlink"/>
                <w:noProof/>
              </w:rPr>
              <w:t>IP Packager (Within the Custom IP’s Vivado project)</w:t>
            </w:r>
            <w:r>
              <w:rPr>
                <w:noProof/>
                <w:webHidden/>
              </w:rPr>
              <w:tab/>
            </w:r>
            <w:r>
              <w:rPr>
                <w:noProof/>
                <w:webHidden/>
              </w:rPr>
              <w:fldChar w:fldCharType="begin"/>
            </w:r>
            <w:r>
              <w:rPr>
                <w:noProof/>
                <w:webHidden/>
              </w:rPr>
              <w:instrText xml:space="preserve"> PAGEREF _Toc404211012 \h </w:instrText>
            </w:r>
          </w:ins>
          <w:r>
            <w:rPr>
              <w:noProof/>
              <w:webHidden/>
            </w:rPr>
          </w:r>
          <w:r>
            <w:rPr>
              <w:noProof/>
              <w:webHidden/>
            </w:rPr>
            <w:fldChar w:fldCharType="separate"/>
          </w:r>
          <w:ins w:id="47" w:author="melan_000" w:date="2014-11-20T01:41:00Z">
            <w:r>
              <w:rPr>
                <w:noProof/>
                <w:webHidden/>
              </w:rPr>
              <w:t>17</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48" w:author="melan_000" w:date="2014-11-20T01:41:00Z"/>
              <w:rFonts w:eastAsiaTheme="minorEastAsia"/>
              <w:noProof/>
              <w:lang w:eastAsia="en-AU"/>
            </w:rPr>
          </w:pPr>
          <w:ins w:id="49"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"_Toc404211013"</w:instrText>
            </w:r>
            <w:r w:rsidRPr="0011052D">
              <w:rPr>
                <w:rStyle w:val="Hyperlink"/>
                <w:noProof/>
              </w:rPr>
              <w:instrText xml:space="preserve"> </w:instrText>
            </w:r>
            <w:r w:rsidRPr="0011052D">
              <w:rPr>
                <w:rStyle w:val="Hyperlink"/>
                <w:noProof/>
              </w:rPr>
              <w:fldChar w:fldCharType="separate"/>
            </w:r>
            <w:r w:rsidRPr="0011052D">
              <w:rPr>
                <w:rStyle w:val="Hyperlink"/>
                <w:noProof/>
              </w:rPr>
              <w:t>5.b</w:t>
            </w:r>
            <w:r>
              <w:rPr>
                <w:rFonts w:eastAsiaTheme="minorEastAsia"/>
                <w:noProof/>
                <w:lang w:eastAsia="en-AU"/>
              </w:rPr>
              <w:tab/>
            </w:r>
            <w:r w:rsidRPr="0011052D">
              <w:rPr>
                <w:rStyle w:val="Hyperlink"/>
                <w:noProof/>
              </w:rPr>
              <w:t>IP upgrade in high-level design (Within the high-level Vivado project)</w:t>
            </w:r>
            <w:r>
              <w:rPr>
                <w:noProof/>
                <w:webHidden/>
              </w:rPr>
              <w:tab/>
            </w:r>
            <w:r>
              <w:rPr>
                <w:noProof/>
                <w:webHidden/>
              </w:rPr>
              <w:fldChar w:fldCharType="begin"/>
            </w:r>
            <w:r>
              <w:rPr>
                <w:noProof/>
                <w:webHidden/>
              </w:rPr>
              <w:instrText xml:space="preserve"> PAGEREF _Toc404211013 \h </w:instrText>
            </w:r>
          </w:ins>
          <w:r>
            <w:rPr>
              <w:noProof/>
              <w:webHidden/>
            </w:rPr>
          </w:r>
          <w:r>
            <w:rPr>
              <w:noProof/>
              <w:webHidden/>
            </w:rPr>
            <w:fldChar w:fldCharType="separate"/>
          </w:r>
          <w:ins w:id="50" w:author="melan_000" w:date="2014-11-20T01:41:00Z">
            <w:r>
              <w:rPr>
                <w:noProof/>
                <w:webHidden/>
              </w:rPr>
              <w:t>20</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1" w:author="melan_000" w:date="2014-11-20T01:41:00Z"/>
              <w:rFonts w:eastAsiaTheme="minorEastAsia"/>
              <w:noProof/>
              <w:lang w:eastAsia="en-AU"/>
            </w:rPr>
          </w:pPr>
          <w:ins w:id="52"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"_Toc404211014"</w:instrText>
            </w:r>
            <w:r w:rsidRPr="0011052D">
              <w:rPr>
                <w:rStyle w:val="Hyperlink"/>
                <w:noProof/>
              </w:rPr>
              <w:instrText xml:space="preserve"> </w:instrText>
            </w:r>
            <w:r w:rsidRPr="0011052D">
              <w:rPr>
                <w:rStyle w:val="Hyperlink"/>
                <w:noProof/>
              </w:rPr>
              <w:fldChar w:fldCharType="separate"/>
            </w:r>
            <w:r w:rsidRPr="0011052D">
              <w:rPr>
                <w:rStyle w:val="Hyperlink"/>
                <w:noProof/>
              </w:rPr>
              <w:t>5.c</w:t>
            </w:r>
            <w:r>
              <w:rPr>
                <w:rFonts w:eastAsiaTheme="minorEastAsia"/>
                <w:noProof/>
                <w:lang w:eastAsia="en-AU"/>
              </w:rPr>
              <w:tab/>
            </w:r>
            <w:r w:rsidRPr="0011052D">
              <w:rPr>
                <w:rStyle w:val="Hyperlink"/>
                <w:noProof/>
              </w:rPr>
              <w:t>Interfacing with the Custom IP</w:t>
            </w:r>
            <w:r>
              <w:rPr>
                <w:noProof/>
                <w:webHidden/>
              </w:rPr>
              <w:tab/>
            </w:r>
            <w:r>
              <w:rPr>
                <w:noProof/>
                <w:webHidden/>
              </w:rPr>
              <w:fldChar w:fldCharType="begin"/>
            </w:r>
            <w:r>
              <w:rPr>
                <w:noProof/>
                <w:webHidden/>
              </w:rPr>
              <w:instrText xml:space="preserve"> PAGEREF _Toc404211014 \h </w:instrText>
            </w:r>
          </w:ins>
          <w:r>
            <w:rPr>
              <w:noProof/>
              <w:webHidden/>
            </w:rPr>
          </w:r>
          <w:r>
            <w:rPr>
              <w:noProof/>
              <w:webHidden/>
            </w:rPr>
            <w:fldChar w:fldCharType="separate"/>
          </w:r>
          <w:ins w:id="53" w:author="melan_000" w:date="2014-11-20T01:41:00Z">
            <w:r>
              <w:rPr>
                <w:noProof/>
                <w:webHidden/>
              </w:rPr>
              <w:t>21</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54" w:author="melan_000" w:date="2014-11-20T01:41:00Z"/>
              <w:rFonts w:eastAsiaTheme="minorEastAsia"/>
              <w:noProof/>
              <w:lang w:eastAsia="en-AU"/>
            </w:rPr>
          </w:pPr>
          <w:ins w:id="55"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"_Toc404211015"</w:instrText>
            </w:r>
            <w:r w:rsidRPr="0011052D">
              <w:rPr>
                <w:rStyle w:val="Hyperlink"/>
                <w:noProof/>
              </w:rPr>
              <w:instrText xml:space="preserve"> </w:instrText>
            </w:r>
            <w:r w:rsidRPr="0011052D">
              <w:rPr>
                <w:rStyle w:val="Hyperlink"/>
                <w:noProof/>
              </w:rPr>
              <w:fldChar w:fldCharType="separate"/>
            </w:r>
            <w:r w:rsidRPr="0011052D">
              <w:rPr>
                <w:rStyle w:val="Hyperlink"/>
                <w:noProof/>
              </w:rPr>
              <w:t>6</w:t>
            </w:r>
            <w:r>
              <w:rPr>
                <w:rFonts w:eastAsiaTheme="minorEastAsia"/>
                <w:noProof/>
                <w:lang w:eastAsia="en-AU"/>
              </w:rPr>
              <w:tab/>
            </w:r>
            <w:r w:rsidRPr="0011052D">
              <w:rPr>
                <w:rStyle w:val="Hyperlink"/>
                <w:noProof/>
              </w:rPr>
              <w:t>Implementation Exercises</w:t>
            </w:r>
            <w:r>
              <w:rPr>
                <w:noProof/>
                <w:webHidden/>
              </w:rPr>
              <w:tab/>
            </w:r>
            <w:r>
              <w:rPr>
                <w:noProof/>
                <w:webHidden/>
              </w:rPr>
              <w:fldChar w:fldCharType="begin"/>
            </w:r>
            <w:r>
              <w:rPr>
                <w:noProof/>
                <w:webHidden/>
              </w:rPr>
              <w:instrText xml:space="preserve"> PAGEREF _Toc404211015 \h </w:instrText>
            </w:r>
          </w:ins>
          <w:r>
            <w:rPr>
              <w:noProof/>
              <w:webHidden/>
            </w:rPr>
          </w:r>
          <w:r>
            <w:rPr>
              <w:noProof/>
              <w:webHidden/>
            </w:rPr>
            <w:fldChar w:fldCharType="separate"/>
          </w:r>
          <w:ins w:id="56" w:author="melan_000" w:date="2014-11-20T01:41:00Z">
            <w:r>
              <w:rPr>
                <w:noProof/>
                <w:webHidden/>
              </w:rPr>
              <w:t>23</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57" w:author="melan_000" w:date="2014-11-20T01:41:00Z"/>
              <w:rFonts w:eastAsiaTheme="minorEastAsia"/>
              <w:noProof/>
              <w:lang w:eastAsia="en-AU"/>
            </w:rPr>
          </w:pPr>
          <w:ins w:id="58"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"_Toc404211017"</w:instrText>
            </w:r>
            <w:r w:rsidRPr="0011052D">
              <w:rPr>
                <w:rStyle w:val="Hyperlink"/>
                <w:noProof/>
              </w:rPr>
              <w:instrText xml:space="preserve"> </w:instrText>
            </w:r>
            <w:r w:rsidRPr="0011052D">
              <w:rPr>
                <w:rStyle w:val="Hyperlink"/>
                <w:noProof/>
              </w:rPr>
              <w:fldChar w:fldCharType="separate"/>
            </w:r>
            <w:r w:rsidRPr="0011052D">
              <w:rPr>
                <w:rStyle w:val="Hyperlink"/>
                <w:noProof/>
              </w:rPr>
              <w:t>6.a</w:t>
            </w:r>
            <w:r>
              <w:rPr>
                <w:rFonts w:eastAsiaTheme="minorEastAsia"/>
                <w:noProof/>
                <w:lang w:eastAsia="en-AU"/>
              </w:rPr>
              <w:tab/>
            </w:r>
            <w:r w:rsidRPr="0011052D">
              <w:rPr>
                <w:rStyle w:val="Hyperlink"/>
                <w:noProof/>
              </w:rPr>
              <w:t>Timer implementation</w:t>
            </w:r>
            <w:r>
              <w:rPr>
                <w:noProof/>
                <w:webHidden/>
              </w:rPr>
              <w:tab/>
            </w:r>
            <w:r>
              <w:rPr>
                <w:noProof/>
                <w:webHidden/>
              </w:rPr>
              <w:fldChar w:fldCharType="begin"/>
            </w:r>
            <w:r>
              <w:rPr>
                <w:noProof/>
                <w:webHidden/>
              </w:rPr>
              <w:instrText xml:space="preserve"> PAGEREF _Toc404211017 \h </w:instrText>
            </w:r>
          </w:ins>
          <w:r>
            <w:rPr>
              <w:noProof/>
              <w:webHidden/>
            </w:rPr>
          </w:r>
          <w:r>
            <w:rPr>
              <w:noProof/>
              <w:webHidden/>
            </w:rPr>
            <w:fldChar w:fldCharType="separate"/>
          </w:r>
          <w:ins w:id="59" w:author="melan_000" w:date="2014-11-20T01:41:00Z">
            <w:r>
              <w:rPr>
                <w:noProof/>
                <w:webHidden/>
              </w:rPr>
              <w:t>23</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60" w:author="melan_000" w:date="2014-11-20T01:41:00Z"/>
              <w:rFonts w:eastAsiaTheme="minorEastAsia"/>
              <w:noProof/>
              <w:lang w:eastAsia="en-AU"/>
            </w:rPr>
          </w:pPr>
          <w:ins w:id="61"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"_Toc404211018"</w:instrText>
            </w:r>
            <w:r w:rsidRPr="0011052D">
              <w:rPr>
                <w:rStyle w:val="Hyperlink"/>
                <w:noProof/>
              </w:rPr>
              <w:instrText xml:space="preserve"> </w:instrText>
            </w:r>
            <w:r w:rsidRPr="0011052D">
              <w:rPr>
                <w:rStyle w:val="Hyperlink"/>
                <w:noProof/>
              </w:rPr>
              <w:fldChar w:fldCharType="separate"/>
            </w:r>
            <w:r w:rsidRPr="0011052D">
              <w:rPr>
                <w:rStyle w:val="Hyperlink"/>
                <w:noProof/>
              </w:rPr>
              <w:t>6.b</w:t>
            </w:r>
            <w:r>
              <w:rPr>
                <w:rFonts w:eastAsiaTheme="minorEastAsia"/>
                <w:noProof/>
                <w:lang w:eastAsia="en-AU"/>
              </w:rPr>
              <w:tab/>
            </w:r>
            <w:r w:rsidRPr="0011052D">
              <w:rPr>
                <w:rStyle w:val="Hyperlink"/>
                <w:noProof/>
              </w:rPr>
              <w:t>FIFO implementation</w:t>
            </w:r>
            <w:r>
              <w:rPr>
                <w:noProof/>
                <w:webHidden/>
              </w:rPr>
              <w:tab/>
            </w:r>
            <w:r>
              <w:rPr>
                <w:noProof/>
                <w:webHidden/>
              </w:rPr>
              <w:fldChar w:fldCharType="begin"/>
            </w:r>
            <w:r>
              <w:rPr>
                <w:noProof/>
                <w:webHidden/>
              </w:rPr>
              <w:instrText xml:space="preserve"> PAGEREF _Toc404211018 \h </w:instrText>
            </w:r>
          </w:ins>
          <w:r>
            <w:rPr>
              <w:noProof/>
              <w:webHidden/>
            </w:rPr>
          </w:r>
          <w:r>
            <w:rPr>
              <w:noProof/>
              <w:webHidden/>
            </w:rPr>
            <w:fldChar w:fldCharType="separate"/>
          </w:r>
          <w:ins w:id="62" w:author="melan_000" w:date="2014-11-20T01:41:00Z">
            <w:r>
              <w:rPr>
                <w:noProof/>
                <w:webHidden/>
              </w:rPr>
              <w:t>24</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63" w:author="melan_000" w:date="2014-11-20T01:41:00Z"/>
              <w:rFonts w:eastAsiaTheme="minorEastAsia"/>
              <w:noProof/>
              <w:lang w:eastAsia="en-AU"/>
            </w:rPr>
          </w:pPr>
          <w:ins w:id="64"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"_Toc404211019"</w:instrText>
            </w:r>
            <w:r w:rsidRPr="0011052D">
              <w:rPr>
                <w:rStyle w:val="Hyperlink"/>
                <w:noProof/>
              </w:rPr>
              <w:instrText xml:space="preserve"> </w:instrText>
            </w:r>
            <w:r w:rsidRPr="0011052D">
              <w:rPr>
                <w:rStyle w:val="Hyperlink"/>
                <w:noProof/>
              </w:rPr>
              <w:fldChar w:fldCharType="separate"/>
            </w:r>
            <w:r w:rsidRPr="0011052D">
              <w:rPr>
                <w:rStyle w:val="Hyperlink"/>
                <w:noProof/>
              </w:rPr>
              <w:t>6.c</w:t>
            </w:r>
            <w:r>
              <w:rPr>
                <w:rFonts w:eastAsiaTheme="minorEastAsia"/>
                <w:noProof/>
                <w:lang w:eastAsia="en-AU"/>
              </w:rPr>
              <w:tab/>
            </w:r>
            <w:r w:rsidRPr="0011052D">
              <w:rPr>
                <w:rStyle w:val="Hyperlink"/>
                <w:noProof/>
              </w:rPr>
              <w:t>GPIO implementation</w:t>
            </w:r>
            <w:r>
              <w:rPr>
                <w:noProof/>
                <w:webHidden/>
              </w:rPr>
              <w:tab/>
            </w:r>
            <w:r>
              <w:rPr>
                <w:noProof/>
                <w:webHidden/>
              </w:rPr>
              <w:fldChar w:fldCharType="begin"/>
            </w:r>
            <w:r>
              <w:rPr>
                <w:noProof/>
                <w:webHidden/>
              </w:rPr>
              <w:instrText xml:space="preserve"> PAGEREF _Toc404211019 \h </w:instrText>
            </w:r>
          </w:ins>
          <w:r>
            <w:rPr>
              <w:noProof/>
              <w:webHidden/>
            </w:rPr>
          </w:r>
          <w:r>
            <w:rPr>
              <w:noProof/>
              <w:webHidden/>
            </w:rPr>
            <w:fldChar w:fldCharType="separate"/>
          </w:r>
          <w:ins w:id="65" w:author="melan_000" w:date="2014-11-20T01:41:00Z">
            <w:r>
              <w:rPr>
                <w:noProof/>
                <w:webHidden/>
              </w:rPr>
              <w:t>26</w:t>
            </w:r>
            <w:r>
              <w:rPr>
                <w:noProof/>
                <w:webHidden/>
              </w:rPr>
              <w:fldChar w:fldCharType="end"/>
            </w:r>
            <w:r w:rsidRPr="0011052D">
              <w:rPr>
                <w:rStyle w:val="Hyperlink"/>
                <w:noProof/>
              </w:rPr>
              <w:fldChar w:fldCharType="end"/>
            </w:r>
          </w:ins>
        </w:p>
        <w:p w:rsidR="00113A04" w:rsidRDefault="00113A04">
          <w:pPr>
            <w:pStyle w:val="TOC2"/>
            <w:tabs>
              <w:tab w:val="left" w:pos="880"/>
              <w:tab w:val="right" w:leader="dot" w:pos="9016"/>
            </w:tabs>
            <w:rPr>
              <w:ins w:id="66" w:author="melan_000" w:date="2014-11-20T01:41:00Z"/>
              <w:rFonts w:eastAsiaTheme="minorEastAsia"/>
              <w:noProof/>
              <w:lang w:eastAsia="en-AU"/>
            </w:rPr>
          </w:pPr>
          <w:ins w:id="67"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"_Toc404211020"</w:instrText>
            </w:r>
            <w:r w:rsidRPr="0011052D">
              <w:rPr>
                <w:rStyle w:val="Hyperlink"/>
                <w:noProof/>
              </w:rPr>
              <w:instrText xml:space="preserve"> </w:instrText>
            </w:r>
            <w:r w:rsidRPr="0011052D">
              <w:rPr>
                <w:rStyle w:val="Hyperlink"/>
                <w:noProof/>
              </w:rPr>
              <w:fldChar w:fldCharType="separate"/>
            </w:r>
            <w:r w:rsidRPr="0011052D">
              <w:rPr>
                <w:rStyle w:val="Hyperlink"/>
                <w:noProof/>
              </w:rPr>
              <w:t>6.d</w:t>
            </w:r>
            <w:r>
              <w:rPr>
                <w:rFonts w:eastAsiaTheme="minorEastAsia"/>
                <w:noProof/>
                <w:lang w:eastAsia="en-AU"/>
              </w:rPr>
              <w:tab/>
            </w:r>
            <w:r w:rsidRPr="0011052D">
              <w:rPr>
                <w:rStyle w:val="Hyperlink"/>
                <w:noProof/>
              </w:rPr>
              <w:t>Block RAM implementation</w:t>
            </w:r>
            <w:r>
              <w:rPr>
                <w:noProof/>
                <w:webHidden/>
              </w:rPr>
              <w:tab/>
            </w:r>
            <w:r>
              <w:rPr>
                <w:noProof/>
                <w:webHidden/>
              </w:rPr>
              <w:fldChar w:fldCharType="begin"/>
            </w:r>
            <w:r>
              <w:rPr>
                <w:noProof/>
                <w:webHidden/>
              </w:rPr>
              <w:instrText xml:space="preserve"> PAGEREF _Toc404211020 \h </w:instrText>
            </w:r>
          </w:ins>
          <w:r>
            <w:rPr>
              <w:noProof/>
              <w:webHidden/>
            </w:rPr>
          </w:r>
          <w:r>
            <w:rPr>
              <w:noProof/>
              <w:webHidden/>
            </w:rPr>
            <w:fldChar w:fldCharType="separate"/>
          </w:r>
          <w:ins w:id="68" w:author="melan_000" w:date="2014-11-20T01:41:00Z">
            <w:r>
              <w:rPr>
                <w:noProof/>
                <w:webHidden/>
              </w:rPr>
              <w:t>27</w:t>
            </w:r>
            <w:r>
              <w:rPr>
                <w:noProof/>
                <w:webHidden/>
              </w:rPr>
              <w:fldChar w:fldCharType="end"/>
            </w:r>
            <w:r w:rsidRPr="0011052D">
              <w:rPr>
                <w:rStyle w:val="Hyperlink"/>
                <w:noProof/>
              </w:rPr>
              <w:fldChar w:fldCharType="end"/>
            </w:r>
          </w:ins>
        </w:p>
        <w:p w:rsidR="00113A04" w:rsidRDefault="00113A04">
          <w:pPr>
            <w:pStyle w:val="TOC1"/>
            <w:tabs>
              <w:tab w:val="left" w:pos="440"/>
              <w:tab w:val="right" w:leader="dot" w:pos="9016"/>
            </w:tabs>
            <w:rPr>
              <w:ins w:id="69" w:author="melan_000" w:date="2014-11-20T01:41:00Z"/>
              <w:rFonts w:eastAsiaTheme="minorEastAsia"/>
              <w:noProof/>
              <w:lang w:eastAsia="en-AU"/>
            </w:rPr>
          </w:pPr>
          <w:ins w:id="70" w:author="melan_000" w:date="2014-11-20T01:41:00Z">
            <w:r w:rsidRPr="0011052D">
              <w:rPr>
                <w:rStyle w:val="Hyperlink"/>
                <w:noProof/>
              </w:rPr>
              <w:fldChar w:fldCharType="begin"/>
            </w:r>
            <w:r w:rsidRPr="0011052D">
              <w:rPr>
                <w:rStyle w:val="Hyperlink"/>
                <w:noProof/>
              </w:rPr>
              <w:instrText xml:space="preserve"> </w:instrText>
            </w:r>
            <w:r>
              <w:rPr>
                <w:noProof/>
              </w:rPr>
              <w:instrText>HYPERLINK \l "_Toc404211021"</w:instrText>
            </w:r>
            <w:r w:rsidRPr="0011052D">
              <w:rPr>
                <w:rStyle w:val="Hyperlink"/>
                <w:noProof/>
              </w:rPr>
              <w:instrText xml:space="preserve"> </w:instrText>
            </w:r>
            <w:r w:rsidRPr="0011052D">
              <w:rPr>
                <w:rStyle w:val="Hyperlink"/>
                <w:noProof/>
              </w:rPr>
              <w:fldChar w:fldCharType="separate"/>
            </w:r>
            <w:r w:rsidRPr="0011052D">
              <w:rPr>
                <w:rStyle w:val="Hyperlink"/>
                <w:noProof/>
              </w:rPr>
              <w:t>7</w:t>
            </w:r>
            <w:r>
              <w:rPr>
                <w:rFonts w:eastAsiaTheme="minorEastAsia"/>
                <w:noProof/>
                <w:lang w:eastAsia="en-AU"/>
              </w:rPr>
              <w:tab/>
            </w:r>
            <w:r w:rsidRPr="0011052D">
              <w:rPr>
                <w:rStyle w:val="Hyperlink"/>
                <w:noProof/>
              </w:rPr>
              <w:t>Conclusion</w:t>
            </w:r>
            <w:r>
              <w:rPr>
                <w:noProof/>
                <w:webHidden/>
              </w:rPr>
              <w:tab/>
            </w:r>
            <w:r>
              <w:rPr>
                <w:noProof/>
                <w:webHidden/>
              </w:rPr>
              <w:fldChar w:fldCharType="begin"/>
            </w:r>
            <w:r>
              <w:rPr>
                <w:noProof/>
                <w:webHidden/>
              </w:rPr>
              <w:instrText xml:space="preserve"> PAGEREF _Toc404211021 \h </w:instrText>
            </w:r>
          </w:ins>
          <w:r>
            <w:rPr>
              <w:noProof/>
              <w:webHidden/>
            </w:rPr>
          </w:r>
          <w:r>
            <w:rPr>
              <w:noProof/>
              <w:webHidden/>
            </w:rPr>
            <w:fldChar w:fldCharType="separate"/>
          </w:r>
          <w:ins w:id="71" w:author="melan_000" w:date="2014-11-20T01:41:00Z">
            <w:r>
              <w:rPr>
                <w:noProof/>
                <w:webHidden/>
              </w:rPr>
              <w:t>29</w:t>
            </w:r>
            <w:r>
              <w:rPr>
                <w:noProof/>
                <w:webHidden/>
              </w:rPr>
              <w:fldChar w:fldCharType="end"/>
            </w:r>
            <w:r w:rsidRPr="0011052D">
              <w:rPr>
                <w:rStyle w:val="Hyperlink"/>
                <w:noProof/>
              </w:rPr>
              <w:fldChar w:fldCharType="end"/>
            </w:r>
          </w:ins>
        </w:p>
        <w:p w:rsidR="00537AF9" w:rsidDel="00411C9F" w:rsidRDefault="00537AF9">
          <w:pPr>
            <w:pStyle w:val="TOC1"/>
            <w:tabs>
              <w:tab w:val="left" w:pos="440"/>
              <w:tab w:val="right" w:leader="dot" w:pos="9016"/>
            </w:tabs>
            <w:rPr>
              <w:del w:id="72" w:author="melan_000" w:date="2014-11-18T21:28:00Z"/>
              <w:rFonts w:eastAsiaTheme="minorEastAsia"/>
              <w:noProof/>
              <w:lang w:eastAsia="en-AU"/>
            </w:rPr>
          </w:pPr>
          <w:del w:id="73" w:author="melan_000" w:date="2014-11-18T21:28:00Z">
            <w:r w:rsidRPr="00411C9F" w:rsidDel="00411C9F">
              <w:rPr>
                <w:rPrChange w:id="74" w:author="melan_000" w:date="2014-11-18T21:28:00Z">
                  <w:rPr>
                    <w:rStyle w:val="Hyperlink"/>
                    <w:noProof/>
                  </w:rPr>
                </w:rPrChange>
              </w:rPr>
              <w:delText>1.</w:delText>
            </w:r>
            <w:r w:rsidDel="00411C9F">
              <w:rPr>
                <w:rFonts w:eastAsiaTheme="minorEastAsia"/>
                <w:noProof/>
                <w:lang w:eastAsia="en-AU"/>
              </w:rPr>
              <w:tab/>
            </w:r>
            <w:r w:rsidRPr="00411C9F" w:rsidDel="00411C9F">
              <w:rPr>
                <w:rPrChange w:id="75" w:author="melan_000" w:date="2014-11-18T21:28:00Z">
                  <w:rPr>
                    <w:rStyle w:val="Hyperlink"/>
                    <w:noProof/>
                  </w:rPr>
                </w:rPrChange>
              </w:rPr>
              <w:delText>Introduction</w:delText>
            </w:r>
            <w:r w:rsidDel="00411C9F">
              <w:rPr>
                <w:noProof/>
                <w:webHidden/>
              </w:rPr>
              <w:tab/>
            </w:r>
            <w:r w:rsidR="00F92D0D" w:rsidDel="00411C9F">
              <w:rPr>
                <w:noProof/>
                <w:webHidden/>
              </w:rPr>
              <w:delText>2</w:delText>
            </w:r>
          </w:del>
        </w:p>
        <w:p w:rsidR="00537AF9" w:rsidDel="00411C9F" w:rsidRDefault="00537AF9">
          <w:pPr>
            <w:pStyle w:val="TOC1"/>
            <w:tabs>
              <w:tab w:val="left" w:pos="440"/>
              <w:tab w:val="right" w:leader="dot" w:pos="9016"/>
            </w:tabs>
            <w:rPr>
              <w:del w:id="76" w:author="melan_000" w:date="2014-11-18T21:28:00Z"/>
              <w:rFonts w:eastAsiaTheme="minorEastAsia"/>
              <w:noProof/>
              <w:lang w:eastAsia="en-AU"/>
            </w:rPr>
          </w:pPr>
          <w:del w:id="77" w:author="melan_000" w:date="2014-11-18T21:28:00Z">
            <w:r w:rsidRPr="00411C9F" w:rsidDel="00411C9F">
              <w:rPr>
                <w:rPrChange w:id="78" w:author="melan_000" w:date="2014-11-18T21:28:00Z">
                  <w:rPr>
                    <w:rStyle w:val="Hyperlink"/>
                    <w:noProof/>
                  </w:rPr>
                </w:rPrChange>
              </w:rPr>
              <w:delText>2.</w:delText>
            </w:r>
            <w:r w:rsidDel="00411C9F">
              <w:rPr>
                <w:rFonts w:eastAsiaTheme="minorEastAsia"/>
                <w:noProof/>
                <w:lang w:eastAsia="en-AU"/>
              </w:rPr>
              <w:tab/>
            </w:r>
            <w:r w:rsidRPr="00411C9F" w:rsidDel="00411C9F">
              <w:rPr>
                <w:rPrChange w:id="79" w:author="melan_000" w:date="2014-11-18T21:28:00Z">
                  <w:rPr>
                    <w:rStyle w:val="Hyperlink"/>
                    <w:noProof/>
                  </w:rPr>
                </w:rPrChange>
              </w:rPr>
              <w:delText>High-level design configuration</w:delText>
            </w:r>
            <w:r w:rsidDel="00411C9F">
              <w:rPr>
                <w:noProof/>
                <w:webHidden/>
              </w:rPr>
              <w:tab/>
            </w:r>
            <w:r w:rsidR="00F92D0D" w:rsidDel="00411C9F">
              <w:rPr>
                <w:noProof/>
                <w:webHidden/>
              </w:rPr>
              <w:delText>3</w:delText>
            </w:r>
          </w:del>
        </w:p>
        <w:p w:rsidR="00537AF9" w:rsidDel="00411C9F" w:rsidRDefault="00537AF9">
          <w:pPr>
            <w:pStyle w:val="TOC1"/>
            <w:tabs>
              <w:tab w:val="left" w:pos="440"/>
              <w:tab w:val="right" w:leader="dot" w:pos="9016"/>
            </w:tabs>
            <w:rPr>
              <w:del w:id="80" w:author="melan_000" w:date="2014-11-18T21:28:00Z"/>
              <w:rFonts w:eastAsiaTheme="minorEastAsia"/>
              <w:noProof/>
              <w:lang w:eastAsia="en-AU"/>
            </w:rPr>
          </w:pPr>
          <w:del w:id="81" w:author="melan_000" w:date="2014-11-18T21:28:00Z">
            <w:r w:rsidRPr="00411C9F" w:rsidDel="00411C9F">
              <w:rPr>
                <w:rPrChange w:id="82" w:author="melan_000" w:date="2014-11-18T21:28:00Z">
                  <w:rPr>
                    <w:rStyle w:val="Hyperlink"/>
                    <w:noProof/>
                  </w:rPr>
                </w:rPrChange>
              </w:rPr>
              <w:delText>3.</w:delText>
            </w:r>
            <w:r w:rsidDel="00411C9F">
              <w:rPr>
                <w:rFonts w:eastAsiaTheme="minorEastAsia"/>
                <w:noProof/>
                <w:lang w:eastAsia="en-AU"/>
              </w:rPr>
              <w:tab/>
            </w:r>
            <w:r w:rsidRPr="00411C9F" w:rsidDel="00411C9F">
              <w:rPr>
                <w:rPrChange w:id="83" w:author="melan_000" w:date="2014-11-18T21:28:00Z">
                  <w:rPr>
                    <w:rStyle w:val="Hyperlink"/>
                    <w:noProof/>
                  </w:rPr>
                </w:rPrChange>
              </w:rPr>
              <w:delText>Creating Custom IP</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84" w:author="melan_000" w:date="2014-11-18T21:28:00Z"/>
              <w:rFonts w:eastAsiaTheme="minorEastAsia"/>
              <w:noProof/>
              <w:lang w:eastAsia="en-AU"/>
            </w:rPr>
          </w:pPr>
          <w:del w:id="85" w:author="melan_000" w:date="2014-11-18T21:28:00Z">
            <w:r w:rsidRPr="00411C9F" w:rsidDel="00411C9F">
              <w:rPr>
                <w:rPrChange w:id="86" w:author="melan_000" w:date="2014-11-18T21:28:00Z">
                  <w:rPr>
                    <w:rStyle w:val="Hyperlink"/>
                    <w:noProof/>
                  </w:rPr>
                </w:rPrChange>
              </w:rPr>
              <w:delText>3.a Generating a Custom IP component</w:delText>
            </w:r>
            <w:r w:rsidDel="00411C9F">
              <w:rPr>
                <w:noProof/>
                <w:webHidden/>
              </w:rPr>
              <w:tab/>
            </w:r>
            <w:r w:rsidR="00F92D0D" w:rsidDel="00411C9F">
              <w:rPr>
                <w:noProof/>
                <w:webHidden/>
              </w:rPr>
              <w:delText>4</w:delText>
            </w:r>
          </w:del>
        </w:p>
        <w:p w:rsidR="00537AF9" w:rsidDel="00411C9F" w:rsidRDefault="00537AF9">
          <w:pPr>
            <w:pStyle w:val="TOC2"/>
            <w:tabs>
              <w:tab w:val="right" w:leader="dot" w:pos="9016"/>
            </w:tabs>
            <w:rPr>
              <w:del w:id="87" w:author="melan_000" w:date="2014-11-18T21:28:00Z"/>
              <w:rFonts w:eastAsiaTheme="minorEastAsia"/>
              <w:noProof/>
              <w:lang w:eastAsia="en-AU"/>
            </w:rPr>
          </w:pPr>
          <w:del w:id="88" w:author="melan_000" w:date="2014-11-18T21:28:00Z">
            <w:r w:rsidRPr="00411C9F" w:rsidDel="00411C9F">
              <w:rPr>
                <w:rPrChange w:id="89" w:author="melan_000" w:date="2014-11-18T21:28:00Z">
                  <w:rPr>
                    <w:rStyle w:val="Hyperlink"/>
                    <w:noProof/>
                  </w:rPr>
                </w:rPrChange>
              </w:rPr>
              <w:delText>3.b Creating a Project file for Custom IP</w:delText>
            </w:r>
            <w:r w:rsidDel="00411C9F">
              <w:rPr>
                <w:noProof/>
                <w:webHidden/>
              </w:rPr>
              <w:tab/>
            </w:r>
            <w:r w:rsidR="00F92D0D" w:rsidDel="00411C9F">
              <w:rPr>
                <w:noProof/>
                <w:webHidden/>
              </w:rPr>
              <w:delText>7</w:delText>
            </w:r>
          </w:del>
        </w:p>
        <w:p w:rsidR="00537AF9" w:rsidDel="00411C9F" w:rsidRDefault="00537AF9">
          <w:pPr>
            <w:pStyle w:val="TOC1"/>
            <w:tabs>
              <w:tab w:val="left" w:pos="440"/>
              <w:tab w:val="right" w:leader="dot" w:pos="9016"/>
            </w:tabs>
            <w:rPr>
              <w:del w:id="90" w:author="melan_000" w:date="2014-11-18T21:28:00Z"/>
              <w:rFonts w:eastAsiaTheme="minorEastAsia"/>
              <w:noProof/>
              <w:lang w:eastAsia="en-AU"/>
            </w:rPr>
          </w:pPr>
          <w:del w:id="91" w:author="melan_000" w:date="2014-11-18T21:28:00Z">
            <w:r w:rsidRPr="00411C9F" w:rsidDel="00411C9F">
              <w:rPr>
                <w:rPrChange w:id="92" w:author="melan_000" w:date="2014-11-18T21:28:00Z">
                  <w:rPr>
                    <w:rStyle w:val="Hyperlink"/>
                    <w:noProof/>
                  </w:rPr>
                </w:rPrChange>
              </w:rPr>
              <w:delText>4.</w:delText>
            </w:r>
            <w:r w:rsidDel="00411C9F">
              <w:rPr>
                <w:rFonts w:eastAsiaTheme="minorEastAsia"/>
                <w:noProof/>
                <w:lang w:eastAsia="en-AU"/>
              </w:rPr>
              <w:tab/>
            </w:r>
            <w:r w:rsidRPr="00411C9F" w:rsidDel="00411C9F">
              <w:rPr>
                <w:rPrChange w:id="93" w:author="melan_000" w:date="2014-11-18T21:28:00Z">
                  <w:rPr>
                    <w:rStyle w:val="Hyperlink"/>
                    <w:noProof/>
                  </w:rPr>
                </w:rPrChange>
              </w:rPr>
              <w:delText>Customising the Custom IP</w:delText>
            </w:r>
            <w:r w:rsidDel="00411C9F">
              <w:rPr>
                <w:noProof/>
                <w:webHidden/>
              </w:rPr>
              <w:tab/>
            </w:r>
            <w:r w:rsidR="00F92D0D" w:rsidDel="00411C9F">
              <w:rPr>
                <w:noProof/>
                <w:webHidden/>
              </w:rPr>
              <w:delText>10</w:delText>
            </w:r>
          </w:del>
        </w:p>
        <w:p w:rsidR="00537AF9" w:rsidDel="00411C9F" w:rsidRDefault="00537AF9">
          <w:pPr>
            <w:pStyle w:val="TOC2"/>
            <w:tabs>
              <w:tab w:val="right" w:leader="dot" w:pos="9016"/>
            </w:tabs>
            <w:rPr>
              <w:del w:id="94" w:author="melan_000" w:date="2014-11-18T21:28:00Z"/>
              <w:rFonts w:eastAsiaTheme="minorEastAsia"/>
              <w:noProof/>
              <w:lang w:eastAsia="en-AU"/>
            </w:rPr>
          </w:pPr>
          <w:del w:id="95" w:author="melan_000" w:date="2014-11-18T21:28:00Z">
            <w:r w:rsidRPr="00411C9F" w:rsidDel="00411C9F">
              <w:rPr>
                <w:rPrChange w:id="96" w:author="melan_000" w:date="2014-11-18T21:28:00Z">
                  <w:rPr>
                    <w:rStyle w:val="Hyperlink"/>
                    <w:noProof/>
                  </w:rPr>
                </w:rPrChange>
              </w:rPr>
              <w:delText>4.a AXI Tutorial</w:delText>
            </w:r>
            <w:r w:rsidDel="00411C9F">
              <w:rPr>
                <w:noProof/>
                <w:webHidden/>
              </w:rPr>
              <w:tab/>
            </w:r>
            <w:r w:rsidR="00F92D0D" w:rsidDel="00411C9F">
              <w:rPr>
                <w:noProof/>
                <w:webHidden/>
              </w:rPr>
              <w:delText>10</w:delText>
            </w:r>
          </w:del>
        </w:p>
        <w:p w:rsidR="00537AF9" w:rsidDel="00411C9F" w:rsidRDefault="00537AF9">
          <w:pPr>
            <w:pStyle w:val="TOC3"/>
            <w:tabs>
              <w:tab w:val="right" w:leader="dot" w:pos="9016"/>
            </w:tabs>
            <w:rPr>
              <w:del w:id="97" w:author="melan_000" w:date="2014-11-18T21:28:00Z"/>
              <w:rFonts w:eastAsiaTheme="minorEastAsia"/>
              <w:noProof/>
              <w:lang w:eastAsia="en-AU"/>
            </w:rPr>
          </w:pPr>
          <w:del w:id="98" w:author="melan_000" w:date="2014-11-18T21:28:00Z">
            <w:r w:rsidRPr="00411C9F" w:rsidDel="00411C9F">
              <w:rPr>
                <w:rPrChange w:id="99" w:author="melan_000" w:date="2014-11-18T21:28:00Z">
                  <w:rPr>
                    <w:rStyle w:val="Hyperlink"/>
                    <w:noProof/>
                  </w:rPr>
                </w:rPrChange>
              </w:rPr>
              <w:delText>4.a.i AXI Writes</w:delText>
            </w:r>
            <w:r w:rsidDel="00411C9F">
              <w:rPr>
                <w:noProof/>
                <w:webHidden/>
              </w:rPr>
              <w:tab/>
            </w:r>
            <w:r w:rsidR="00F92D0D" w:rsidDel="00411C9F">
              <w:rPr>
                <w:noProof/>
                <w:webHidden/>
              </w:rPr>
              <w:delText>11</w:delText>
            </w:r>
          </w:del>
        </w:p>
        <w:p w:rsidR="00537AF9" w:rsidDel="00411C9F" w:rsidRDefault="00537AF9">
          <w:pPr>
            <w:pStyle w:val="TOC3"/>
            <w:tabs>
              <w:tab w:val="right" w:leader="dot" w:pos="9016"/>
            </w:tabs>
            <w:rPr>
              <w:del w:id="100" w:author="melan_000" w:date="2014-11-18T21:28:00Z"/>
              <w:rFonts w:eastAsiaTheme="minorEastAsia"/>
              <w:noProof/>
              <w:lang w:eastAsia="en-AU"/>
            </w:rPr>
          </w:pPr>
          <w:del w:id="101" w:author="melan_000" w:date="2014-11-18T21:28:00Z">
            <w:r w:rsidRPr="00411C9F" w:rsidDel="00411C9F">
              <w:rPr>
                <w:rPrChange w:id="102" w:author="melan_000" w:date="2014-11-18T21:28:00Z">
                  <w:rPr>
                    <w:rStyle w:val="Hyperlink"/>
                    <w:noProof/>
                  </w:rPr>
                </w:rPrChange>
              </w:rPr>
              <w:delText>4.a.ii AXI Reads</w:delText>
            </w:r>
            <w:r w:rsidDel="00411C9F">
              <w:rPr>
                <w:noProof/>
                <w:webHidden/>
              </w:rPr>
              <w:tab/>
            </w:r>
            <w:r w:rsidR="00F92D0D" w:rsidDel="00411C9F">
              <w:rPr>
                <w:noProof/>
                <w:webHidden/>
              </w:rPr>
              <w:delText>12</w:delText>
            </w:r>
          </w:del>
        </w:p>
        <w:p w:rsidR="00537AF9" w:rsidDel="00411C9F" w:rsidRDefault="00537AF9">
          <w:pPr>
            <w:pStyle w:val="TOC2"/>
            <w:tabs>
              <w:tab w:val="right" w:leader="dot" w:pos="9016"/>
            </w:tabs>
            <w:rPr>
              <w:del w:id="103" w:author="melan_000" w:date="2014-11-18T21:28:00Z"/>
              <w:rFonts w:eastAsiaTheme="minorEastAsia"/>
              <w:noProof/>
              <w:lang w:eastAsia="en-AU"/>
            </w:rPr>
          </w:pPr>
          <w:del w:id="104" w:author="melan_000" w:date="2014-11-18T21:28:00Z">
            <w:r w:rsidRPr="00411C9F" w:rsidDel="00411C9F">
              <w:rPr>
                <w:rPrChange w:id="105" w:author="melan_000" w:date="2014-11-18T21:28:00Z">
                  <w:rPr>
                    <w:rStyle w:val="Hyperlink"/>
                    <w:noProof/>
                  </w:rPr>
                </w:rPrChange>
              </w:rPr>
              <w:delText>4.b Customising the Custom IP</w:delText>
            </w:r>
            <w:r w:rsidDel="00411C9F">
              <w:rPr>
                <w:noProof/>
                <w:webHidden/>
              </w:rPr>
              <w:tab/>
            </w:r>
            <w:r w:rsidR="00F92D0D" w:rsidDel="00411C9F">
              <w:rPr>
                <w:noProof/>
                <w:webHidden/>
              </w:rPr>
              <w:delText>13</w:delText>
            </w:r>
          </w:del>
        </w:p>
        <w:p w:rsidR="00537AF9" w:rsidDel="00411C9F" w:rsidRDefault="00537AF9">
          <w:pPr>
            <w:pStyle w:val="TOC3"/>
            <w:tabs>
              <w:tab w:val="right" w:leader="dot" w:pos="9016"/>
            </w:tabs>
            <w:rPr>
              <w:del w:id="106" w:author="melan_000" w:date="2014-11-18T21:28:00Z"/>
              <w:rFonts w:eastAsiaTheme="minorEastAsia"/>
              <w:noProof/>
              <w:lang w:eastAsia="en-AU"/>
            </w:rPr>
          </w:pPr>
          <w:del w:id="107" w:author="melan_000" w:date="2014-11-18T21:28:00Z">
            <w:r w:rsidRPr="00411C9F" w:rsidDel="00411C9F">
              <w:rPr>
                <w:rPrChange w:id="108" w:author="melan_000" w:date="2014-11-18T21:28:00Z">
                  <w:rPr>
                    <w:rStyle w:val="Hyperlink"/>
                    <w:noProof/>
                  </w:rPr>
                </w:rPrChange>
              </w:rPr>
              <w:delText>4.b.i Changes to Slave_AXI</w:delText>
            </w:r>
            <w:r w:rsidDel="00411C9F">
              <w:rPr>
                <w:noProof/>
                <w:webHidden/>
              </w:rPr>
              <w:tab/>
            </w:r>
            <w:r w:rsidR="00F92D0D" w:rsidDel="00411C9F">
              <w:rPr>
                <w:noProof/>
                <w:webHidden/>
              </w:rPr>
              <w:delText>14</w:delText>
            </w:r>
          </w:del>
        </w:p>
        <w:p w:rsidR="00537AF9" w:rsidDel="00411C9F" w:rsidRDefault="00537AF9">
          <w:pPr>
            <w:pStyle w:val="TOC3"/>
            <w:tabs>
              <w:tab w:val="right" w:leader="dot" w:pos="9016"/>
            </w:tabs>
            <w:rPr>
              <w:del w:id="109" w:author="melan_000" w:date="2014-11-18T21:28:00Z"/>
              <w:rFonts w:eastAsiaTheme="minorEastAsia"/>
              <w:noProof/>
              <w:lang w:eastAsia="en-AU"/>
            </w:rPr>
          </w:pPr>
          <w:del w:id="110" w:author="melan_000" w:date="2014-11-18T21:28:00Z">
            <w:r w:rsidRPr="00411C9F" w:rsidDel="00411C9F">
              <w:rPr>
                <w:rPrChange w:id="111" w:author="melan_000" w:date="2014-11-18T21:28:00Z">
                  <w:rPr>
                    <w:rStyle w:val="Hyperlink"/>
                    <w:noProof/>
                  </w:rPr>
                </w:rPrChange>
              </w:rPr>
              <w:delText>4.b.ii Changes to Toplevel</w:delText>
            </w:r>
            <w:r w:rsidDel="00411C9F">
              <w:rPr>
                <w:noProof/>
                <w:webHidden/>
              </w:rPr>
              <w:tab/>
            </w:r>
            <w:r w:rsidR="00F92D0D" w:rsidDel="00411C9F">
              <w:rPr>
                <w:noProof/>
                <w:webHidden/>
              </w:rPr>
              <w:delText>15</w:delText>
            </w:r>
          </w:del>
        </w:p>
        <w:p w:rsidR="00537AF9" w:rsidDel="00411C9F" w:rsidRDefault="00537AF9">
          <w:pPr>
            <w:pStyle w:val="TOC1"/>
            <w:tabs>
              <w:tab w:val="left" w:pos="440"/>
              <w:tab w:val="right" w:leader="dot" w:pos="9016"/>
            </w:tabs>
            <w:rPr>
              <w:del w:id="112" w:author="melan_000" w:date="2014-11-18T21:28:00Z"/>
              <w:rFonts w:eastAsiaTheme="minorEastAsia"/>
              <w:noProof/>
              <w:lang w:eastAsia="en-AU"/>
            </w:rPr>
          </w:pPr>
          <w:del w:id="113" w:author="melan_000" w:date="2014-11-18T21:28:00Z">
            <w:r w:rsidRPr="00411C9F" w:rsidDel="00411C9F">
              <w:rPr>
                <w:rPrChange w:id="114" w:author="melan_000" w:date="2014-11-18T21:28:00Z">
                  <w:rPr>
                    <w:rStyle w:val="Hyperlink"/>
                    <w:noProof/>
                  </w:rPr>
                </w:rPrChange>
              </w:rPr>
              <w:delText>5</w:delText>
            </w:r>
            <w:r w:rsidDel="00411C9F">
              <w:rPr>
                <w:rFonts w:eastAsiaTheme="minorEastAsia"/>
                <w:noProof/>
                <w:lang w:eastAsia="en-AU"/>
              </w:rPr>
              <w:tab/>
            </w:r>
            <w:r w:rsidRPr="00411C9F" w:rsidDel="00411C9F">
              <w:rPr>
                <w:rPrChange w:id="115" w:author="melan_000" w:date="2014-11-18T21:28:00Z">
                  <w:rPr>
                    <w:rStyle w:val="Hyperlink"/>
                    <w:noProof/>
                  </w:rPr>
                </w:rPrChange>
              </w:rPr>
              <w:delText>Packaging and testing your IP</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16" w:author="melan_000" w:date="2014-11-18T21:28:00Z"/>
              <w:rFonts w:eastAsiaTheme="minorEastAsia"/>
              <w:noProof/>
              <w:lang w:eastAsia="en-AU"/>
            </w:rPr>
          </w:pPr>
          <w:del w:id="117" w:author="melan_000" w:date="2014-11-18T21:28:00Z">
            <w:r w:rsidRPr="00411C9F" w:rsidDel="00411C9F">
              <w:rPr>
                <w:rPrChange w:id="118" w:author="melan_000" w:date="2014-11-18T21:28:00Z">
                  <w:rPr>
                    <w:rStyle w:val="Hyperlink"/>
                    <w:noProof/>
                  </w:rPr>
                </w:rPrChange>
              </w:rPr>
              <w:delText>5.a IP Packager (Within the Custom IP’s Vivado project)</w:delText>
            </w:r>
            <w:r w:rsidDel="00411C9F">
              <w:rPr>
                <w:noProof/>
                <w:webHidden/>
              </w:rPr>
              <w:tab/>
            </w:r>
            <w:r w:rsidR="00F92D0D" w:rsidDel="00411C9F">
              <w:rPr>
                <w:noProof/>
                <w:webHidden/>
              </w:rPr>
              <w:delText>17</w:delText>
            </w:r>
          </w:del>
        </w:p>
        <w:p w:rsidR="00537AF9" w:rsidDel="00411C9F" w:rsidRDefault="00537AF9">
          <w:pPr>
            <w:pStyle w:val="TOC2"/>
            <w:tabs>
              <w:tab w:val="right" w:leader="dot" w:pos="9016"/>
            </w:tabs>
            <w:rPr>
              <w:del w:id="119" w:author="melan_000" w:date="2014-11-18T21:28:00Z"/>
              <w:rFonts w:eastAsiaTheme="minorEastAsia"/>
              <w:noProof/>
              <w:lang w:eastAsia="en-AU"/>
            </w:rPr>
          </w:pPr>
          <w:del w:id="120" w:author="melan_000" w:date="2014-11-18T21:28:00Z">
            <w:r w:rsidRPr="00411C9F" w:rsidDel="00411C9F">
              <w:rPr>
                <w:rPrChange w:id="121" w:author="melan_000" w:date="2014-11-18T21:28:00Z">
                  <w:rPr>
                    <w:rStyle w:val="Hyperlink"/>
                    <w:noProof/>
                  </w:rPr>
                </w:rPrChange>
              </w:rPr>
              <w:delText>5.b IP upgrade in high-level design (Within the high-level Vivado project)</w:delText>
            </w:r>
            <w:r w:rsidDel="00411C9F">
              <w:rPr>
                <w:noProof/>
                <w:webHidden/>
              </w:rPr>
              <w:tab/>
            </w:r>
            <w:r w:rsidR="00F92D0D" w:rsidDel="00411C9F">
              <w:rPr>
                <w:noProof/>
                <w:webHidden/>
              </w:rPr>
              <w:delText>20</w:delText>
            </w:r>
          </w:del>
        </w:p>
        <w:p w:rsidR="00537AF9" w:rsidDel="00411C9F" w:rsidRDefault="00537AF9">
          <w:pPr>
            <w:pStyle w:val="TOC2"/>
            <w:tabs>
              <w:tab w:val="right" w:leader="dot" w:pos="9016"/>
            </w:tabs>
            <w:rPr>
              <w:del w:id="122" w:author="melan_000" w:date="2014-11-18T21:28:00Z"/>
              <w:rFonts w:eastAsiaTheme="minorEastAsia"/>
              <w:noProof/>
              <w:lang w:eastAsia="en-AU"/>
            </w:rPr>
          </w:pPr>
          <w:del w:id="123" w:author="melan_000" w:date="2014-11-18T21:28:00Z">
            <w:r w:rsidRPr="00411C9F" w:rsidDel="00411C9F">
              <w:rPr>
                <w:rPrChange w:id="124" w:author="melan_000" w:date="2014-11-18T21:28:00Z">
                  <w:rPr>
                    <w:rStyle w:val="Hyperlink"/>
                    <w:noProof/>
                  </w:rPr>
                </w:rPrChange>
              </w:rPr>
              <w:delText>5.c Interfacing with the Custom IP</w:delText>
            </w:r>
            <w:r w:rsidDel="00411C9F">
              <w:rPr>
                <w:noProof/>
                <w:webHidden/>
              </w:rPr>
              <w:tab/>
            </w:r>
            <w:r w:rsidR="00F92D0D" w:rsidDel="00411C9F">
              <w:rPr>
                <w:noProof/>
                <w:webHidden/>
              </w:rPr>
              <w:delText>21</w:delText>
            </w:r>
          </w:del>
        </w:p>
        <w:p w:rsidR="00537AF9" w:rsidDel="00411C9F" w:rsidRDefault="00537AF9">
          <w:pPr>
            <w:pStyle w:val="TOC1"/>
            <w:tabs>
              <w:tab w:val="left" w:pos="440"/>
              <w:tab w:val="right" w:leader="dot" w:pos="9016"/>
            </w:tabs>
            <w:rPr>
              <w:del w:id="125" w:author="melan_000" w:date="2014-11-18T21:28:00Z"/>
              <w:rFonts w:eastAsiaTheme="minorEastAsia"/>
              <w:noProof/>
              <w:lang w:eastAsia="en-AU"/>
            </w:rPr>
          </w:pPr>
          <w:del w:id="126" w:author="melan_000" w:date="2014-11-18T21:28:00Z">
            <w:r w:rsidRPr="00411C9F" w:rsidDel="00411C9F">
              <w:rPr>
                <w:rPrChange w:id="127" w:author="melan_000" w:date="2014-11-18T21:28:00Z">
                  <w:rPr>
                    <w:rStyle w:val="Hyperlink"/>
                    <w:noProof/>
                  </w:rPr>
                </w:rPrChange>
              </w:rPr>
              <w:delText>6</w:delText>
            </w:r>
            <w:r w:rsidDel="00411C9F">
              <w:rPr>
                <w:rFonts w:eastAsiaTheme="minorEastAsia"/>
                <w:noProof/>
                <w:lang w:eastAsia="en-AU"/>
              </w:rPr>
              <w:tab/>
            </w:r>
            <w:r w:rsidRPr="00411C9F" w:rsidDel="00411C9F">
              <w:rPr>
                <w:rPrChange w:id="128" w:author="melan_000" w:date="2014-11-18T21:28:00Z">
                  <w:rPr>
                    <w:rStyle w:val="Hyperlink"/>
                    <w:noProof/>
                  </w:rPr>
                </w:rPrChange>
              </w:rPr>
              <w:delText>Implementation Exercises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29" w:author="melan_000" w:date="2014-11-18T21:28:00Z"/>
              <w:rFonts w:eastAsiaTheme="minorEastAsia"/>
              <w:noProof/>
              <w:lang w:eastAsia="en-AU"/>
            </w:rPr>
          </w:pPr>
          <w:del w:id="130" w:author="melan_000" w:date="2014-11-18T21:28:00Z">
            <w:r w:rsidRPr="00411C9F" w:rsidDel="00411C9F">
              <w:rPr>
                <w:rPrChange w:id="131" w:author="melan_000" w:date="2014-11-18T21:28:00Z">
                  <w:rPr>
                    <w:rStyle w:val="Hyperlink"/>
                    <w:noProof/>
                  </w:rPr>
                </w:rPrChange>
              </w:rPr>
              <w:delText>6.a Timer implementation (32 bits)</w:delText>
            </w:r>
            <w:r w:rsidDel="00411C9F">
              <w:rPr>
                <w:noProof/>
                <w:webHidden/>
              </w:rPr>
              <w:tab/>
            </w:r>
            <w:r w:rsidR="00F92D0D" w:rsidDel="00411C9F">
              <w:rPr>
                <w:noProof/>
                <w:webHidden/>
              </w:rPr>
              <w:delText>23</w:delText>
            </w:r>
          </w:del>
        </w:p>
        <w:p w:rsidR="00537AF9" w:rsidDel="00411C9F" w:rsidRDefault="00537AF9">
          <w:pPr>
            <w:pStyle w:val="TOC2"/>
            <w:tabs>
              <w:tab w:val="right" w:leader="dot" w:pos="9016"/>
            </w:tabs>
            <w:rPr>
              <w:del w:id="132" w:author="melan_000" w:date="2014-11-18T21:28:00Z"/>
              <w:rFonts w:eastAsiaTheme="minorEastAsia"/>
              <w:noProof/>
              <w:lang w:eastAsia="en-AU"/>
            </w:rPr>
          </w:pPr>
          <w:del w:id="133" w:author="melan_000" w:date="2014-11-18T21:28:00Z">
            <w:r w:rsidRPr="00411C9F" w:rsidDel="00411C9F">
              <w:rPr>
                <w:rPrChange w:id="134" w:author="melan_000" w:date="2014-11-18T21:28:00Z">
                  <w:rPr>
                    <w:rStyle w:val="Hyperlink"/>
                    <w:noProof/>
                  </w:rPr>
                </w:rPrChange>
              </w:rPr>
              <w:delText>6.b FIFO implementation</w:delText>
            </w:r>
            <w:r w:rsidDel="00411C9F">
              <w:rPr>
                <w:noProof/>
                <w:webHidden/>
              </w:rPr>
              <w:tab/>
            </w:r>
            <w:r w:rsidR="00F92D0D" w:rsidDel="00411C9F">
              <w:rPr>
                <w:noProof/>
                <w:webHidden/>
              </w:rPr>
              <w:delText>24</w:delText>
            </w:r>
          </w:del>
        </w:p>
        <w:p w:rsidR="00537AF9" w:rsidDel="00411C9F" w:rsidRDefault="00537AF9">
          <w:pPr>
            <w:pStyle w:val="TOC2"/>
            <w:tabs>
              <w:tab w:val="right" w:leader="dot" w:pos="9016"/>
            </w:tabs>
            <w:rPr>
              <w:del w:id="135" w:author="melan_000" w:date="2014-11-18T21:28:00Z"/>
              <w:rFonts w:eastAsiaTheme="minorEastAsia"/>
              <w:noProof/>
              <w:lang w:eastAsia="en-AU"/>
            </w:rPr>
          </w:pPr>
          <w:del w:id="136" w:author="melan_000" w:date="2014-11-18T21:28:00Z">
            <w:r w:rsidRPr="00411C9F" w:rsidDel="00411C9F">
              <w:rPr>
                <w:rPrChange w:id="137" w:author="melan_000" w:date="2014-11-18T21:28:00Z">
                  <w:rPr>
                    <w:rStyle w:val="Hyperlink"/>
                    <w:noProof/>
                  </w:rPr>
                </w:rPrChange>
              </w:rPr>
              <w:delText>6.c GPIO implementation</w:delText>
            </w:r>
            <w:r w:rsidDel="00411C9F">
              <w:rPr>
                <w:noProof/>
                <w:webHidden/>
              </w:rPr>
              <w:tab/>
            </w:r>
            <w:r w:rsidR="00F92D0D" w:rsidDel="00411C9F">
              <w:rPr>
                <w:noProof/>
                <w:webHidden/>
              </w:rPr>
              <w:delText>26</w:delText>
            </w:r>
          </w:del>
        </w:p>
        <w:p w:rsidR="00537AF9" w:rsidDel="00411C9F" w:rsidRDefault="00537AF9">
          <w:pPr>
            <w:pStyle w:val="TOC2"/>
            <w:tabs>
              <w:tab w:val="right" w:leader="dot" w:pos="9016"/>
            </w:tabs>
            <w:rPr>
              <w:del w:id="138" w:author="melan_000" w:date="2014-11-18T21:28:00Z"/>
              <w:rFonts w:eastAsiaTheme="minorEastAsia"/>
              <w:noProof/>
              <w:lang w:eastAsia="en-AU"/>
            </w:rPr>
          </w:pPr>
          <w:del w:id="139" w:author="melan_000" w:date="2014-11-18T21:28:00Z">
            <w:r w:rsidRPr="00411C9F" w:rsidDel="00411C9F">
              <w:rPr>
                <w:rPrChange w:id="140" w:author="melan_000" w:date="2014-11-18T21:28:00Z">
                  <w:rPr>
                    <w:rStyle w:val="Hyperlink"/>
                    <w:noProof/>
                  </w:rPr>
                </w:rPrChange>
              </w:rPr>
              <w:delText>6.d Block ram implementation</w:delText>
            </w:r>
            <w:r w:rsidDel="00411C9F">
              <w:rPr>
                <w:noProof/>
                <w:webHidden/>
              </w:rPr>
              <w:tab/>
            </w:r>
            <w:r w:rsidR="00F92D0D" w:rsidDel="00411C9F">
              <w:rPr>
                <w:noProof/>
                <w:webHidden/>
              </w:rPr>
              <w:delText>27</w:delText>
            </w:r>
          </w:del>
        </w:p>
        <w:p w:rsidR="00537AF9" w:rsidDel="00411C9F" w:rsidRDefault="00537AF9">
          <w:pPr>
            <w:pStyle w:val="TOC1"/>
            <w:tabs>
              <w:tab w:val="left" w:pos="440"/>
              <w:tab w:val="right" w:leader="dot" w:pos="9016"/>
            </w:tabs>
            <w:rPr>
              <w:del w:id="141" w:author="melan_000" w:date="2014-11-18T21:28:00Z"/>
              <w:rFonts w:eastAsiaTheme="minorEastAsia"/>
              <w:noProof/>
              <w:lang w:eastAsia="en-AU"/>
            </w:rPr>
          </w:pPr>
          <w:del w:id="142" w:author="melan_000" w:date="2014-11-18T21:28:00Z">
            <w:r w:rsidRPr="00411C9F" w:rsidDel="00411C9F">
              <w:rPr>
                <w:rPrChange w:id="143" w:author="melan_000" w:date="2014-11-18T21:28:00Z">
                  <w:rPr>
                    <w:rStyle w:val="Hyperlink"/>
                    <w:noProof/>
                  </w:rPr>
                </w:rPrChange>
              </w:rPr>
              <w:delText>7.</w:delText>
            </w:r>
            <w:r w:rsidDel="00411C9F">
              <w:rPr>
                <w:rFonts w:eastAsiaTheme="minorEastAsia"/>
                <w:noProof/>
                <w:lang w:eastAsia="en-AU"/>
              </w:rPr>
              <w:tab/>
            </w:r>
            <w:r w:rsidRPr="00411C9F" w:rsidDel="00411C9F">
              <w:rPr>
                <w:rPrChange w:id="144" w:author="melan_000" w:date="2014-11-18T21:28:00Z">
                  <w:rPr>
                    <w:rStyle w:val="Hyperlink"/>
                    <w:noProof/>
                  </w:rPr>
                </w:rPrChange>
              </w:rPr>
              <w:delText>Conclusion</w:delText>
            </w:r>
            <w:r w:rsidDel="00411C9F">
              <w:rPr>
                <w:noProof/>
                <w:webHidden/>
              </w:rPr>
              <w:tab/>
            </w:r>
            <w:r w:rsidR="00F92D0D" w:rsidDel="00411C9F">
              <w:rPr>
                <w:noProof/>
                <w:webHidden/>
              </w:rPr>
              <w:delText>28</w:delText>
            </w:r>
          </w:del>
        </w:p>
        <w:p w:rsidR="0015291C" w:rsidRDefault="00206880">
          <w:r>
            <w:rPr>
              <w:b/>
              <w:bCs/>
              <w:noProof/>
            </w:rPr>
            <w:fldChar w:fldCharType="end"/>
          </w:r>
        </w:p>
      </w:sdtContent>
    </w:sdt>
    <w:p w:rsidR="0015291C" w:rsidRDefault="00206880">
      <w:pPr>
        <w:rPr>
          <w:rFonts w:asciiTheme="majorHAnsi" w:eastAsiaTheme="majorEastAsia" w:hAnsiTheme="majorHAnsi" w:cstheme="majorBidi"/>
          <w:b/>
          <w:bCs/>
          <w:color w:val="365F91" w:themeColor="accent1" w:themeShade="BF"/>
          <w:sz w:val="28"/>
          <w:szCs w:val="28"/>
        </w:rPr>
      </w:pPr>
      <w:r>
        <w:br w:type="page"/>
      </w:r>
    </w:p>
    <w:p w:rsidR="0015291C" w:rsidRDefault="00C248E9" w:rsidP="00411C9F">
      <w:pPr>
        <w:pStyle w:val="Heading1"/>
      </w:pPr>
      <w:bookmarkStart w:id="145" w:name="_Toc404210999"/>
      <w:bookmarkStart w:id="146" w:name="_Ref404110151"/>
      <w:ins w:id="147" w:author="melan_000" w:date="2014-11-18T21:41:00Z">
        <w:r>
          <w:lastRenderedPageBreak/>
          <w:t>Introduction</w:t>
        </w:r>
      </w:ins>
      <w:bookmarkEnd w:id="145"/>
      <w:del w:id="148" w:author="melan_000" w:date="2014-11-18T21:25:00Z">
        <w:r w:rsidR="0098090E" w:rsidDel="00411C9F">
          <w:delText>1.</w:delText>
        </w:r>
        <w:r w:rsidR="0098090E" w:rsidDel="00411C9F">
          <w:tab/>
        </w:r>
      </w:del>
      <w:del w:id="149" w:author="melan_000" w:date="2014-11-18T21:41:00Z">
        <w:r w:rsidR="00206880" w:rsidDel="00C248E9">
          <w:delText>Introduction</w:delText>
        </w:r>
      </w:del>
      <w:bookmarkEnd w:id="146"/>
    </w:p>
    <w:p w:rsidR="0015291C" w:rsidRDefault="00206880">
      <w:r>
        <w:t xml:space="preserve">The aim of this lab is to introduce a design flow that </w:t>
      </w:r>
      <w:ins w:id="150" w:author="melan_000" w:date="2014-10-13T08:39:00Z">
        <w:r w:rsidR="00BA077E">
          <w:t xml:space="preserve">will </w:t>
        </w:r>
      </w:ins>
      <w:r>
        <w:t>allow</w:t>
      </w:r>
      <w:del w:id="151" w:author="melan_000" w:date="2014-10-13T08:39:00Z">
        <w:r w:rsidDel="00BA077E">
          <w:delText>s</w:delText>
        </w:r>
      </w:del>
      <w:r>
        <w:t xml:space="preserve"> you to create your own custom Intellectual Property (Custom IP) targeted at a </w:t>
      </w:r>
      <w:proofErr w:type="spellStart"/>
      <w:r>
        <w:t>Zynq</w:t>
      </w:r>
      <w:proofErr w:type="spellEnd"/>
      <w:r>
        <w:t xml:space="preserve"> device using Xilinx’s Vivado 2013.4. The lab has been created for senior undergraduates using the </w:t>
      </w:r>
      <w:proofErr w:type="spellStart"/>
      <w:r>
        <w:t>ZedBoard</w:t>
      </w:r>
      <w:proofErr w:type="spellEnd"/>
      <w:r>
        <w:t xml:space="preserve">. We assume the </w:t>
      </w:r>
      <w:r w:rsidR="0016161C">
        <w:t>reader</w:t>
      </w:r>
      <w:r>
        <w:t xml:space="preserve"> is familiar with the use of VHDL for specifying hardware. The lab explains how to modify the generated component, by focusing on how the AXI-LITE protocol works and how it can be utilised to establish a</w:t>
      </w:r>
      <w:r w:rsidR="00A81036">
        <w:t xml:space="preserve"> two-way data flow between the P</w:t>
      </w:r>
      <w:r>
        <w:t xml:space="preserve">rocessing </w:t>
      </w:r>
      <w:r w:rsidR="00A81036">
        <w:t>S</w:t>
      </w:r>
      <w:r>
        <w:t>ystem (PS) and the hardware component implemented in programmable logic (PL). This lab concludes on methods for maintaining and integrating this IP as part of a larger design.</w:t>
      </w:r>
    </w:p>
    <w:p w:rsidR="002709DB" w:rsidRDefault="004B4AF4">
      <w:pPr>
        <w:spacing w:after="0" w:line="240" w:lineRule="auto"/>
      </w:pPr>
      <w:r>
        <w:t>As a high-</w:t>
      </w:r>
      <w:r w:rsidR="002709DB">
        <w:t>level</w:t>
      </w:r>
      <w:r w:rsidR="00AF5676">
        <w:t xml:space="preserve"> overview</w:t>
      </w:r>
      <w:ins w:id="152" w:author="melan_000" w:date="2014-10-21T14:32:00Z">
        <w:r w:rsidR="00DD3D05">
          <w:t>,</w:t>
        </w:r>
      </w:ins>
      <w:del w:id="153" w:author="melan_000" w:date="2014-10-21T14:32:00Z">
        <w:r w:rsidR="00AF5676" w:rsidDel="00DD3D05">
          <w:delText xml:space="preserve"> </w:delText>
        </w:r>
        <w:r w:rsidR="002709DB" w:rsidDel="00DD3D05">
          <w:delText>th</w:delText>
        </w:r>
      </w:del>
      <w:del w:id="154" w:author="melan_000" w:date="2014-10-21T14:31:00Z">
        <w:r w:rsidR="002709DB" w:rsidDel="00DD3D05">
          <w:delText xml:space="preserve">e </w:delText>
        </w:r>
        <w:r w:rsidR="00D10E9A" w:rsidDel="00DD3D05">
          <w:delText>s</w:delText>
        </w:r>
        <w:r w:rsidR="002709DB" w:rsidDel="00DD3D05">
          <w:delText>ections</w:delText>
        </w:r>
      </w:del>
      <w:ins w:id="155" w:author="melan_000" w:date="2014-10-21T14:31:00Z">
        <w:r w:rsidR="00DD3D05">
          <w:t xml:space="preserve"> </w:t>
        </w:r>
      </w:ins>
      <w:del w:id="156" w:author="melan_000" w:date="2014-10-21T14:31:00Z">
        <w:r w:rsidR="006C0C3B" w:rsidDel="00DD3D05">
          <w:delText xml:space="preserve"> (numbered)</w:delText>
        </w:r>
        <w:r w:rsidR="002709DB" w:rsidDel="00DD3D05">
          <w:delText xml:space="preserve"> of </w:delText>
        </w:r>
      </w:del>
      <w:r w:rsidR="002709DB">
        <w:t>this document will cover the following:</w:t>
      </w:r>
    </w:p>
    <w:p w:rsidR="002709DB" w:rsidRDefault="002709DB">
      <w:pPr>
        <w:spacing w:after="0" w:line="240" w:lineRule="auto"/>
      </w:pPr>
    </w:p>
    <w:p w:rsidR="00DE4374" w:rsidRDefault="004B4AF4">
      <w:pPr>
        <w:pStyle w:val="ListParagraph"/>
        <w:numPr>
          <w:ilvl w:val="0"/>
          <w:numId w:val="38"/>
        </w:numPr>
        <w:spacing w:after="0" w:line="240" w:lineRule="auto"/>
        <w:pPrChange w:id="157" w:author="melan_000" w:date="2014-10-21T14:31:00Z">
          <w:pPr>
            <w:pStyle w:val="ListParagraph"/>
            <w:numPr>
              <w:numId w:val="36"/>
            </w:numPr>
            <w:spacing w:after="0" w:line="240" w:lineRule="auto"/>
            <w:ind w:left="426" w:hanging="426"/>
          </w:pPr>
        </w:pPrChange>
      </w:pPr>
      <w:r>
        <w:t>Setting up your Vivado high-</w:t>
      </w:r>
      <w:r w:rsidR="00DE4374">
        <w:t>level design, focussing on the configuration of the Processing System</w:t>
      </w:r>
      <w:r w:rsidR="00F07E7A">
        <w:t>.</w:t>
      </w:r>
    </w:p>
    <w:p w:rsidR="007A7327" w:rsidRDefault="003C1BD1">
      <w:pPr>
        <w:pStyle w:val="ListParagraph"/>
        <w:numPr>
          <w:ilvl w:val="0"/>
          <w:numId w:val="38"/>
        </w:numPr>
        <w:spacing w:after="0" w:line="240" w:lineRule="auto"/>
        <w:pPrChange w:id="158" w:author="melan_000" w:date="2014-10-21T14:31:00Z">
          <w:pPr>
            <w:pStyle w:val="ListParagraph"/>
            <w:numPr>
              <w:numId w:val="36"/>
            </w:numPr>
            <w:spacing w:after="0" w:line="240" w:lineRule="auto"/>
            <w:ind w:left="426" w:hanging="426"/>
          </w:pPr>
        </w:pPrChange>
      </w:pPr>
      <w:r>
        <w:t xml:space="preserve">Using </w:t>
      </w:r>
      <w:proofErr w:type="spellStart"/>
      <w:r>
        <w:t>Vivado’s</w:t>
      </w:r>
      <w:proofErr w:type="spellEnd"/>
      <w:r w:rsidR="004B4AF4">
        <w:t xml:space="preserve"> built-</w:t>
      </w:r>
      <w:r>
        <w:t>in tools to generate your own ‘Custom IP’</w:t>
      </w:r>
      <w:ins w:id="159" w:author="melan_000" w:date="2014-10-13T08:43:00Z">
        <w:r w:rsidR="00BA077E">
          <w:t xml:space="preserve"> and</w:t>
        </w:r>
      </w:ins>
      <w:del w:id="160" w:author="melan_000" w:date="2014-10-13T08:43:00Z">
        <w:r w:rsidDel="00BA077E">
          <w:delText>,</w:delText>
        </w:r>
      </w:del>
      <w:r>
        <w:t xml:space="preserve"> </w:t>
      </w:r>
      <w:del w:id="161" w:author="melan_000" w:date="2014-10-13T08:43:00Z">
        <w:r w:rsidDel="00BA077E">
          <w:delText xml:space="preserve">and </w:delText>
        </w:r>
        <w:r w:rsidR="00A6467D" w:rsidDel="00BA077E">
          <w:delText xml:space="preserve">showing you </w:delText>
        </w:r>
        <w:r w:rsidDel="00BA077E">
          <w:delText xml:space="preserve">how to </w:delText>
        </w:r>
        <w:r w:rsidR="004B4AF4" w:rsidDel="00BA077E">
          <w:delText xml:space="preserve">start </w:delText>
        </w:r>
      </w:del>
      <w:r w:rsidR="004B4AF4">
        <w:t xml:space="preserve">modifying </w:t>
      </w:r>
      <w:r w:rsidR="007A7327">
        <w:t>th</w:t>
      </w:r>
      <w:ins w:id="162" w:author="melan_000" w:date="2014-10-13T08:43:00Z">
        <w:r w:rsidR="00BA077E">
          <w:t>is</w:t>
        </w:r>
      </w:ins>
      <w:del w:id="163" w:author="melan_000" w:date="2014-10-13T08:43:00Z">
        <w:r w:rsidR="007A7327" w:rsidDel="00BA077E">
          <w:delText>e</w:delText>
        </w:r>
      </w:del>
      <w:r w:rsidR="00185788">
        <w:t xml:space="preserve"> </w:t>
      </w:r>
      <w:r w:rsidR="007A7327">
        <w:t>IP</w:t>
      </w:r>
      <w:r w:rsidR="004B4AF4">
        <w:t>.</w:t>
      </w:r>
    </w:p>
    <w:p w:rsidR="00A6467D" w:rsidRDefault="0011341A">
      <w:pPr>
        <w:pStyle w:val="ListParagraph"/>
        <w:numPr>
          <w:ilvl w:val="0"/>
          <w:numId w:val="38"/>
        </w:numPr>
        <w:spacing w:after="0" w:line="240" w:lineRule="auto"/>
        <w:pPrChange w:id="164" w:author="melan_000" w:date="2014-10-21T14:31:00Z">
          <w:pPr>
            <w:pStyle w:val="ListParagraph"/>
            <w:numPr>
              <w:numId w:val="36"/>
            </w:numPr>
            <w:spacing w:after="0" w:line="240" w:lineRule="auto"/>
            <w:ind w:left="426" w:hanging="426"/>
          </w:pPr>
        </w:pPrChange>
      </w:pPr>
      <w:ins w:id="165" w:author="melan_000" w:date="2014-10-21T14:36:00Z">
        <w:r>
          <w:t>Provides a</w:t>
        </w:r>
      </w:ins>
      <w:del w:id="166" w:author="melan_000" w:date="2014-10-21T14:36:00Z">
        <w:r w:rsidR="000C756D" w:rsidDel="0011341A">
          <w:delText>A</w:delText>
        </w:r>
      </w:del>
      <w:r w:rsidR="00B57D7E">
        <w:t xml:space="preserve"> tutorial on the AXI </w:t>
      </w:r>
      <w:r w:rsidR="00F5432F">
        <w:t xml:space="preserve">protocol that explains the </w:t>
      </w:r>
      <w:r w:rsidR="00B57D7E">
        <w:t xml:space="preserve">critical modifications </w:t>
      </w:r>
      <w:r w:rsidR="00F5432F">
        <w:t xml:space="preserve">that </w:t>
      </w:r>
      <w:r w:rsidR="0089549E">
        <w:t>allow</w:t>
      </w:r>
      <w:del w:id="167" w:author="melan_000" w:date="2014-10-13T08:43:00Z">
        <w:r w:rsidR="008C5E3F" w:rsidDel="00BA077E">
          <w:delText>s</w:delText>
        </w:r>
      </w:del>
      <w:r w:rsidR="0089549E">
        <w:t xml:space="preserve"> the Slave AXI </w:t>
      </w:r>
      <w:r w:rsidR="0009647B">
        <w:t>implementation</w:t>
      </w:r>
      <w:r w:rsidR="008C5E3F">
        <w:t xml:space="preserve"> to be abstracted, </w:t>
      </w:r>
      <w:r w:rsidR="00672321">
        <w:t>thereby</w:t>
      </w:r>
      <w:del w:id="168" w:author="melan_000" w:date="2014-10-13T08:44:00Z">
        <w:r w:rsidR="00672321" w:rsidDel="00BA077E">
          <w:delText xml:space="preserve"> leaves</w:delText>
        </w:r>
        <w:r w:rsidR="008C5E3F" w:rsidDel="00BA077E">
          <w:delText xml:space="preserve"> </w:delText>
        </w:r>
        <w:r w:rsidR="0089549E" w:rsidDel="00BA077E">
          <w:delText>you to conce</w:delText>
        </w:r>
        <w:r w:rsidR="00672321" w:rsidDel="00BA077E">
          <w:delText>ntrate on implementing hardware-</w:delText>
        </w:r>
        <w:r w:rsidR="00442FA0" w:rsidDel="00BA077E">
          <w:delText xml:space="preserve">based </w:delText>
        </w:r>
        <w:r w:rsidR="0089549E" w:rsidDel="00BA077E">
          <w:delText>solutions</w:delText>
        </w:r>
        <w:r w:rsidR="00F07E7A" w:rsidDel="00BA077E">
          <w:delText>, and</w:delText>
        </w:r>
      </w:del>
      <w:r w:rsidR="00F07E7A">
        <w:t xml:space="preserve"> making the </w:t>
      </w:r>
      <w:r w:rsidR="00F028E9">
        <w:t xml:space="preserve">AXI </w:t>
      </w:r>
      <w:r w:rsidR="00F07E7A">
        <w:t xml:space="preserve">communication </w:t>
      </w:r>
      <w:del w:id="169" w:author="melan_000" w:date="2014-10-13T08:45:00Z">
        <w:r w:rsidR="00F07E7A" w:rsidDel="00BA077E">
          <w:delText xml:space="preserve">process </w:delText>
        </w:r>
      </w:del>
      <w:ins w:id="170" w:author="melan_000" w:date="2014-10-13T08:45:00Z">
        <w:r w:rsidR="00BA077E">
          <w:t xml:space="preserve">logic </w:t>
        </w:r>
      </w:ins>
      <w:r w:rsidR="00F07E7A">
        <w:t>as simple as possible.</w:t>
      </w:r>
    </w:p>
    <w:p w:rsidR="0089549E" w:rsidRDefault="00C8352C">
      <w:pPr>
        <w:pStyle w:val="ListParagraph"/>
        <w:numPr>
          <w:ilvl w:val="0"/>
          <w:numId w:val="38"/>
        </w:numPr>
        <w:spacing w:after="0" w:line="240" w:lineRule="auto"/>
        <w:pPrChange w:id="171" w:author="melan_000" w:date="2014-10-21T14:31:00Z">
          <w:pPr>
            <w:pStyle w:val="ListParagraph"/>
            <w:numPr>
              <w:numId w:val="36"/>
            </w:numPr>
            <w:spacing w:after="0" w:line="240" w:lineRule="auto"/>
            <w:ind w:left="426" w:hanging="426"/>
          </w:pPr>
        </w:pPrChange>
      </w:pPr>
      <w:r>
        <w:t>Shows</w:t>
      </w:r>
      <w:r w:rsidR="006C7EBF">
        <w:t xml:space="preserve"> you how to package </w:t>
      </w:r>
      <w:r w:rsidR="00FD0A23">
        <w:t xml:space="preserve">and upgrade </w:t>
      </w:r>
      <w:r w:rsidR="006C7EBF">
        <w:t>your IP</w:t>
      </w:r>
      <w:ins w:id="172" w:author="melan_000" w:date="2014-11-19T22:02:00Z">
        <w:r w:rsidR="0078517B">
          <w:t>.</w:t>
        </w:r>
      </w:ins>
      <w:del w:id="173" w:author="melan_000" w:date="2014-11-19T22:02:00Z">
        <w:r w:rsidR="00FD0A23" w:rsidDel="0078517B">
          <w:delText>,</w:delText>
        </w:r>
      </w:del>
      <w:r w:rsidR="00FD0A23">
        <w:t xml:space="preserve"> </w:t>
      </w:r>
      <w:ins w:id="174" w:author="melan_000" w:date="2014-11-19T22:02:00Z">
        <w:r w:rsidR="0078517B">
          <w:t xml:space="preserve">Sample </w:t>
        </w:r>
      </w:ins>
      <w:del w:id="175" w:author="melan_000" w:date="2014-11-19T22:02:00Z">
        <w:r w:rsidR="00A3026A" w:rsidDel="0078517B">
          <w:delText xml:space="preserve">presenting you with </w:delText>
        </w:r>
      </w:del>
      <w:r w:rsidR="00FD0A23">
        <w:t xml:space="preserve">software </w:t>
      </w:r>
      <w:ins w:id="176" w:author="melan_000" w:date="2014-11-19T22:02:00Z">
        <w:r w:rsidR="0078517B">
          <w:t xml:space="preserve">will be presented in order </w:t>
        </w:r>
      </w:ins>
      <w:del w:id="177" w:author="melan_000" w:date="2014-11-19T22:01:00Z">
        <w:r w:rsidR="00FD0A23" w:rsidDel="0078517B">
          <w:delText xml:space="preserve">implementations </w:delText>
        </w:r>
      </w:del>
      <w:r w:rsidR="00FD0A23">
        <w:t xml:space="preserve">to test </w:t>
      </w:r>
      <w:ins w:id="178" w:author="melan_000" w:date="2014-11-19T22:01:00Z">
        <w:r w:rsidR="0078517B">
          <w:t xml:space="preserve">the </w:t>
        </w:r>
      </w:ins>
      <w:del w:id="179" w:author="melan_000" w:date="2014-10-13T08:45:00Z">
        <w:r w:rsidR="00FD0A23" w:rsidDel="00BA077E">
          <w:delText xml:space="preserve">some basic </w:delText>
        </w:r>
      </w:del>
      <w:r w:rsidR="00FD0A23">
        <w:t xml:space="preserve">modifications </w:t>
      </w:r>
      <w:ins w:id="180" w:author="melan_000" w:date="2014-11-19T22:01:00Z">
        <w:r w:rsidR="0078517B">
          <w:t xml:space="preserve">that were made </w:t>
        </w:r>
      </w:ins>
      <w:r w:rsidR="00FD0A23">
        <w:t>to your hardware.</w:t>
      </w:r>
    </w:p>
    <w:p w:rsidR="00FD0A23" w:rsidRDefault="00184CF5">
      <w:pPr>
        <w:pStyle w:val="ListParagraph"/>
        <w:numPr>
          <w:ilvl w:val="0"/>
          <w:numId w:val="38"/>
        </w:numPr>
        <w:spacing w:after="0" w:line="240" w:lineRule="auto"/>
        <w:pPrChange w:id="181" w:author="melan_000" w:date="2014-10-21T14:31:00Z">
          <w:pPr>
            <w:pStyle w:val="ListParagraph"/>
            <w:numPr>
              <w:numId w:val="36"/>
            </w:numPr>
            <w:spacing w:after="0" w:line="240" w:lineRule="auto"/>
            <w:ind w:left="426" w:hanging="426"/>
          </w:pPr>
        </w:pPrChange>
      </w:pPr>
      <w:r>
        <w:t xml:space="preserve">The </w:t>
      </w:r>
      <w:r w:rsidR="00932E85">
        <w:t>penultimate</w:t>
      </w:r>
      <w:r>
        <w:t xml:space="preserve"> section of this documentation consists of a series </w:t>
      </w:r>
      <w:r w:rsidR="004E66BE">
        <w:t>of implementation exercises</w:t>
      </w:r>
      <w:ins w:id="182" w:author="melan_000" w:date="2014-11-19T22:04:00Z">
        <w:r w:rsidR="0078517B">
          <w:t>. These exercises are</w:t>
        </w:r>
      </w:ins>
      <w:r w:rsidR="004E66BE">
        <w:t xml:space="preserve"> designed to get you comfortable with </w:t>
      </w:r>
      <w:ins w:id="183" w:author="melan_000" w:date="2014-11-19T22:03:00Z">
        <w:r w:rsidR="0078517B">
          <w:t xml:space="preserve">developing custom </w:t>
        </w:r>
      </w:ins>
      <w:del w:id="184" w:author="melan_000" w:date="2014-11-19T22:03:00Z">
        <w:r w:rsidR="00C059F7" w:rsidDel="0078517B">
          <w:delText xml:space="preserve">using the </w:delText>
        </w:r>
        <w:r w:rsidR="00AA4640" w:rsidDel="0078517B">
          <w:delText>C</w:delText>
        </w:r>
        <w:r w:rsidR="00C059F7" w:rsidDel="0078517B">
          <w:delText xml:space="preserve">ustom </w:delText>
        </w:r>
      </w:del>
      <w:r w:rsidR="00C059F7">
        <w:t>IP,</w:t>
      </w:r>
      <w:r w:rsidR="001D238C">
        <w:t xml:space="preserve"> </w:t>
      </w:r>
      <w:r w:rsidR="00C059F7">
        <w:t xml:space="preserve">and </w:t>
      </w:r>
      <w:r w:rsidR="00591051">
        <w:t>to familiarise you with</w:t>
      </w:r>
      <w:r w:rsidR="00FB5E52">
        <w:t xml:space="preserve"> alternative</w:t>
      </w:r>
      <w:r w:rsidR="00591051">
        <w:t xml:space="preserve"> </w:t>
      </w:r>
      <w:r w:rsidR="00C059F7">
        <w:t xml:space="preserve">ways of interfacing </w:t>
      </w:r>
      <w:del w:id="185" w:author="melan_000" w:date="2014-11-19T22:04:00Z">
        <w:r w:rsidR="00C059F7" w:rsidDel="0078517B">
          <w:delText xml:space="preserve">with </w:delText>
        </w:r>
      </w:del>
      <w:ins w:id="186" w:author="melan_000" w:date="2014-11-19T22:04:00Z">
        <w:r w:rsidR="0078517B">
          <w:t xml:space="preserve">via the </w:t>
        </w:r>
      </w:ins>
      <w:r w:rsidR="00C059F7">
        <w:t>AXI</w:t>
      </w:r>
      <w:ins w:id="187" w:author="melan_000" w:date="2014-11-19T22:04:00Z">
        <w:r w:rsidR="0078517B">
          <w:t xml:space="preserve"> bus</w:t>
        </w:r>
      </w:ins>
      <w:r w:rsidR="00C059F7">
        <w:t>.</w:t>
      </w:r>
    </w:p>
    <w:p w:rsidR="00A6400A" w:rsidRDefault="00913B84">
      <w:pPr>
        <w:pStyle w:val="ListParagraph"/>
        <w:numPr>
          <w:ilvl w:val="0"/>
          <w:numId w:val="38"/>
        </w:numPr>
        <w:spacing w:after="0" w:line="240" w:lineRule="auto"/>
        <w:pPrChange w:id="188" w:author="melan_000" w:date="2014-10-21T14:31:00Z">
          <w:pPr>
            <w:pStyle w:val="ListParagraph"/>
            <w:numPr>
              <w:numId w:val="36"/>
            </w:numPr>
            <w:spacing w:after="0" w:line="240" w:lineRule="auto"/>
            <w:ind w:left="426" w:hanging="426"/>
          </w:pPr>
        </w:pPrChange>
      </w:pPr>
      <w:r>
        <w:t>Conclud</w:t>
      </w:r>
      <w:ins w:id="189" w:author="melan_000" w:date="2014-11-19T22:05:00Z">
        <w:r w:rsidR="0078517B">
          <w:t>e</w:t>
        </w:r>
      </w:ins>
      <w:ins w:id="190" w:author="melan_000" w:date="2014-11-19T22:04:00Z">
        <w:r w:rsidR="0078517B">
          <w:t>s</w:t>
        </w:r>
      </w:ins>
      <w:del w:id="191" w:author="melan_000" w:date="2014-11-19T22:04:00Z">
        <w:r w:rsidDel="0078517B">
          <w:delText>ing remarks for</w:delText>
        </w:r>
      </w:del>
      <w:r w:rsidR="00A6400A">
        <w:t xml:space="preserve"> this lab</w:t>
      </w:r>
      <w:ins w:id="192" w:author="melan_000" w:date="2014-11-19T22:05:00Z">
        <w:r w:rsidR="0078517B">
          <w:t xml:space="preserve"> by</w:t>
        </w:r>
      </w:ins>
      <w:del w:id="193" w:author="melan_000" w:date="2014-11-19T22:05:00Z">
        <w:r w:rsidR="00A6400A" w:rsidDel="0078517B">
          <w:delText>,</w:delText>
        </w:r>
      </w:del>
      <w:r w:rsidR="00A6400A">
        <w:t xml:space="preserve"> listing methods of going forward </w:t>
      </w:r>
      <w:r w:rsidR="00E8356A">
        <w:t xml:space="preserve">and </w:t>
      </w:r>
      <w:r w:rsidR="00A6400A">
        <w:t xml:space="preserve">developing your own hardware </w:t>
      </w:r>
      <w:r w:rsidR="008D25F7">
        <w:t xml:space="preserve">based </w:t>
      </w:r>
      <w:r w:rsidR="00A6400A">
        <w:t>solutions.</w:t>
      </w:r>
    </w:p>
    <w:p w:rsidR="001D238C" w:rsidRDefault="001D238C" w:rsidP="001D238C">
      <w:pPr>
        <w:spacing w:after="0" w:line="240" w:lineRule="auto"/>
      </w:pPr>
    </w:p>
    <w:p w:rsidR="001D238C" w:rsidRDefault="001D238C" w:rsidP="001D238C">
      <w:pPr>
        <w:spacing w:after="0" w:line="240" w:lineRule="auto"/>
      </w:pPr>
      <w:r>
        <w:t xml:space="preserve">By the end of this </w:t>
      </w:r>
      <w:r w:rsidR="00851429">
        <w:t xml:space="preserve">lab </w:t>
      </w:r>
      <w:r>
        <w:t xml:space="preserve">you should be able to </w:t>
      </w:r>
      <w:r w:rsidR="008B0C4F">
        <w:t xml:space="preserve">generate your own </w:t>
      </w:r>
      <w:ins w:id="194" w:author="melan_000" w:date="2014-10-21T14:37:00Z">
        <w:r w:rsidR="0011341A">
          <w:t>IP</w:t>
        </w:r>
      </w:ins>
      <w:del w:id="195" w:author="melan_000" w:date="2014-10-21T14:37:00Z">
        <w:r w:rsidR="008B0C4F" w:rsidDel="0011341A">
          <w:delText xml:space="preserve">components </w:delText>
        </w:r>
      </w:del>
      <w:ins w:id="196" w:author="melan_000" w:date="2014-10-21T14:37:00Z">
        <w:r w:rsidR="0011341A">
          <w:t xml:space="preserve"> </w:t>
        </w:r>
      </w:ins>
      <w:r w:rsidR="008B0C4F">
        <w:t>quickly, implement hardware solutions, and effectively utilise the AXI bus to</w:t>
      </w:r>
      <w:ins w:id="197" w:author="melan_000" w:date="2014-10-13T08:46:00Z">
        <w:r w:rsidR="00BA077E">
          <w:t xml:space="preserve"> transfer</w:t>
        </w:r>
      </w:ins>
      <w:del w:id="198" w:author="melan_000" w:date="2014-10-13T08:46:00Z">
        <w:r w:rsidR="008B0C4F" w:rsidDel="00BA077E">
          <w:delText xml:space="preserve"> get</w:delText>
        </w:r>
      </w:del>
      <w:r w:rsidR="008B0C4F">
        <w:t xml:space="preserve"> data </w:t>
      </w:r>
      <w:ins w:id="199" w:author="melan_000" w:date="2014-10-13T08:46:00Z">
        <w:r w:rsidR="00BA077E">
          <w:t>between</w:t>
        </w:r>
      </w:ins>
      <w:del w:id="200" w:author="melan_000" w:date="2014-10-13T08:47:00Z">
        <w:r w:rsidR="008B0C4F" w:rsidDel="00BA077E">
          <w:delText>to and from</w:delText>
        </w:r>
      </w:del>
      <w:ins w:id="201" w:author="melan_000" w:date="2014-10-13T08:47:00Z">
        <w:r w:rsidR="00BA077E">
          <w:t xml:space="preserve"> the</w:t>
        </w:r>
      </w:ins>
      <w:del w:id="202" w:author="melan_000" w:date="2014-10-13T08:47:00Z">
        <w:r w:rsidR="008B0C4F" w:rsidDel="00BA077E">
          <w:delText xml:space="preserve"> the</w:delText>
        </w:r>
      </w:del>
      <w:r w:rsidR="008B0C4F">
        <w:t xml:space="preserve"> PS </w:t>
      </w:r>
      <w:del w:id="203" w:author="melan_000" w:date="2014-10-13T08:47:00Z">
        <w:r w:rsidR="008B0C4F" w:rsidDel="00BA077E">
          <w:delText>to the</w:delText>
        </w:r>
      </w:del>
      <w:ins w:id="204" w:author="melan_000" w:date="2014-10-13T08:47:00Z">
        <w:r w:rsidR="00BA077E">
          <w:t>and</w:t>
        </w:r>
      </w:ins>
      <w:r w:rsidR="008B0C4F">
        <w:t xml:space="preserve"> </w:t>
      </w:r>
      <w:ins w:id="205" w:author="melan_000" w:date="2014-10-13T08:47:00Z">
        <w:r w:rsidR="00BA077E">
          <w:t xml:space="preserve">the </w:t>
        </w:r>
      </w:ins>
      <w:r w:rsidR="008B0C4F">
        <w:t>P</w:t>
      </w:r>
      <w:r w:rsidR="00851429">
        <w:t>L</w:t>
      </w:r>
      <w:r w:rsidR="008B0C4F">
        <w:t>. You’</w:t>
      </w:r>
      <w:r w:rsidR="007C6B77">
        <w:t xml:space="preserve">ll also become proficient in the </w:t>
      </w:r>
      <w:ins w:id="206" w:author="melan_000" w:date="2014-10-13T08:49:00Z">
        <w:r w:rsidR="0011341A">
          <w:t xml:space="preserve">hardware </w:t>
        </w:r>
        <w:r w:rsidR="00632173">
          <w:t xml:space="preserve">design </w:t>
        </w:r>
      </w:ins>
      <w:r w:rsidR="007C6B77">
        <w:t>flow</w:t>
      </w:r>
      <w:del w:id="207" w:author="melan_000" w:date="2014-10-13T08:49:00Z">
        <w:r w:rsidR="007C6B77" w:rsidDel="00632173">
          <w:delText xml:space="preserve"> of developing hardware</w:delText>
        </w:r>
      </w:del>
      <w:r w:rsidR="007C6B77">
        <w:t xml:space="preserve"> within the Vivado framework,</w:t>
      </w:r>
      <w:r w:rsidR="006231A5">
        <w:t xml:space="preserve"> </w:t>
      </w:r>
      <w:r w:rsidR="00BA1AED">
        <w:t xml:space="preserve">and learn methods of debugging </w:t>
      </w:r>
      <w:del w:id="208" w:author="melan_000" w:date="2014-10-21T14:39:00Z">
        <w:r w:rsidR="00BA1AED" w:rsidDel="0011341A">
          <w:delText xml:space="preserve">and </w:delText>
        </w:r>
      </w:del>
      <w:ins w:id="209" w:author="melan_000" w:date="2014-10-21T14:39:00Z">
        <w:r w:rsidR="0011341A">
          <w:t xml:space="preserve">for </w:t>
        </w:r>
      </w:ins>
      <w:del w:id="210" w:author="melan_000" w:date="2014-10-21T14:38:00Z">
        <w:r w:rsidR="00851429" w:rsidDel="0011341A">
          <w:delText xml:space="preserve">turning out </w:delText>
        </w:r>
        <w:r w:rsidR="00BA1AED" w:rsidDel="0011341A">
          <w:delText>that</w:delText>
        </w:r>
      </w:del>
      <w:ins w:id="211" w:author="melan_000" w:date="2014-10-21T14:38:00Z">
        <w:r w:rsidR="0011341A">
          <w:t>producing</w:t>
        </w:r>
      </w:ins>
      <w:r w:rsidR="00BA1AED">
        <w:t xml:space="preserve"> hardware </w:t>
      </w:r>
      <w:r w:rsidR="00851429">
        <w:t xml:space="preserve">solutions </w:t>
      </w:r>
      <w:r w:rsidR="00BA1AED">
        <w:t xml:space="preserve">as </w:t>
      </w:r>
      <w:del w:id="212" w:author="melan_000" w:date="2014-10-21T14:38:00Z">
        <w:r w:rsidR="00BA1AED" w:rsidDel="0011341A">
          <w:delText xml:space="preserve">soon </w:delText>
        </w:r>
      </w:del>
      <w:ins w:id="213" w:author="melan_000" w:date="2014-11-19T22:05:00Z">
        <w:r w:rsidR="0078517B">
          <w:t>effortlessly</w:t>
        </w:r>
      </w:ins>
      <w:ins w:id="214" w:author="melan_000" w:date="2014-10-21T14:38:00Z">
        <w:r w:rsidR="0011341A">
          <w:t xml:space="preserve"> </w:t>
        </w:r>
      </w:ins>
      <w:r w:rsidR="00BA1AED">
        <w:t>as possible.</w:t>
      </w:r>
    </w:p>
    <w:p w:rsidR="00AF5676" w:rsidRDefault="00AF5676" w:rsidP="002709DB">
      <w:pPr>
        <w:pStyle w:val="ListParagraph"/>
        <w:numPr>
          <w:ilvl w:val="0"/>
          <w:numId w:val="36"/>
        </w:numPr>
        <w:spacing w:after="0" w:line="240" w:lineRule="auto"/>
        <w:ind w:left="567" w:hanging="567"/>
      </w:pPr>
      <w:r>
        <w:br w:type="page"/>
      </w:r>
    </w:p>
    <w:p w:rsidR="0015291C" w:rsidRDefault="00425E06">
      <w:pPr>
        <w:pStyle w:val="Heading1"/>
      </w:pPr>
      <w:bookmarkStart w:id="215" w:name="_Ref404110461"/>
      <w:bookmarkStart w:id="216" w:name="_Toc404211000"/>
      <w:ins w:id="217" w:author="melan_000" w:date="2014-11-18T21:41:00Z">
        <w:r>
          <w:lastRenderedPageBreak/>
          <w:t>High</w:t>
        </w:r>
      </w:ins>
      <w:del w:id="218" w:author="melan_000" w:date="2014-11-18T21:26:00Z">
        <w:r w:rsidR="0098090E" w:rsidDel="00411C9F">
          <w:delText>2</w:delText>
        </w:r>
      </w:del>
      <w:del w:id="219" w:author="melan_000" w:date="2014-11-18T21:25:00Z">
        <w:r w:rsidR="0098090E" w:rsidDel="00411C9F">
          <w:delText>.</w:delText>
        </w:r>
      </w:del>
      <w:del w:id="220" w:author="melan_000" w:date="2014-11-18T21:26:00Z">
        <w:r w:rsidR="0098090E" w:rsidDel="00411C9F">
          <w:tab/>
        </w:r>
      </w:del>
      <w:del w:id="221" w:author="melan_000" w:date="2014-11-18T21:41:00Z">
        <w:r w:rsidR="00206880" w:rsidDel="00425E06">
          <w:delText>High</w:delText>
        </w:r>
      </w:del>
      <w:r w:rsidR="00AB0E5E">
        <w:t>-</w:t>
      </w:r>
      <w:r w:rsidR="00206880">
        <w:t>level design configuration</w:t>
      </w:r>
      <w:bookmarkEnd w:id="215"/>
      <w:bookmarkEnd w:id="216"/>
    </w:p>
    <w:p w:rsidR="0015291C" w:rsidRDefault="0011341A">
      <w:ins w:id="222" w:author="melan_000" w:date="2014-10-21T14:40:00Z">
        <w:r>
          <w:t>The first step in this lab is to</w:t>
        </w:r>
      </w:ins>
      <w:del w:id="223" w:author="melan_000" w:date="2014-10-21T14:40:00Z">
        <w:r w:rsidR="00206880" w:rsidDel="0011341A">
          <w:delText xml:space="preserve">Firstly you’ll need to </w:delText>
        </w:r>
      </w:del>
      <w:ins w:id="224" w:author="melan_000" w:date="2014-10-21T14:40:00Z">
        <w:r>
          <w:t xml:space="preserve"> </w:t>
        </w:r>
      </w:ins>
      <w:ins w:id="225" w:author="melan_000" w:date="2014-10-21T14:58:00Z">
        <w:r w:rsidR="00F145C4">
          <w:t xml:space="preserve">use Vivado to </w:t>
        </w:r>
      </w:ins>
      <w:r w:rsidR="00206880">
        <w:t xml:space="preserve">configure a </w:t>
      </w:r>
      <w:r w:rsidR="004A60BC">
        <w:t>high-level</w:t>
      </w:r>
      <w:r w:rsidR="00206880">
        <w:t xml:space="preserve"> design </w:t>
      </w:r>
      <w:r w:rsidR="0058705B">
        <w:t>that</w:t>
      </w:r>
      <w:r w:rsidR="00206880">
        <w:t xml:space="preserve"> features a ZynQ7 processing </w:t>
      </w:r>
      <w:del w:id="226" w:author="melan_000" w:date="2014-10-21T14:58:00Z">
        <w:r w:rsidR="00206880" w:rsidDel="00F145C4">
          <w:delText>core</w:delText>
        </w:r>
      </w:del>
      <w:ins w:id="227" w:author="melan_000" w:date="2014-10-21T14:58:00Z">
        <w:r w:rsidR="00F145C4">
          <w:t>core</w:t>
        </w:r>
      </w:ins>
      <w:r w:rsidR="00206880">
        <w:t>.</w:t>
      </w:r>
      <w:ins w:id="228" w:author="melan_000" w:date="2014-10-21T14:42:00Z">
        <w:r>
          <w:t xml:space="preserve"> </w:t>
        </w:r>
      </w:ins>
      <w:del w:id="229" w:author="melan_000" w:date="2014-10-21T14:42:00Z">
        <w:r w:rsidR="00206880" w:rsidDel="0011341A">
          <w:delText xml:space="preserve"> </w:delText>
        </w:r>
      </w:del>
      <w:r w:rsidR="00206880">
        <w:t xml:space="preserve">For detailed instructions on the Vivado design flow please refer to </w:t>
      </w:r>
      <w:ins w:id="230" w:author="melan_000" w:date="2014-10-21T14:58:00Z">
        <w:r w:rsidR="00F145C4">
          <w:t>L</w:t>
        </w:r>
      </w:ins>
      <w:del w:id="231" w:author="melan_000" w:date="2014-10-21T14:58:00Z">
        <w:r w:rsidR="00206880" w:rsidDel="00F145C4">
          <w:delText>l</w:delText>
        </w:r>
      </w:del>
      <w:r w:rsidR="00206880">
        <w:t>ab1 of the Xilinx Advanced Embedded Design course</w:t>
      </w:r>
      <w:del w:id="232" w:author="melan_000" w:date="2014-10-21T14:43:00Z">
        <w:r w:rsidR="00206880" w:rsidDel="0011341A">
          <w:delText xml:space="preserve">, </w:delText>
        </w:r>
        <w:r w:rsidR="00786122" w:rsidDel="0011341A">
          <w:delText xml:space="preserve">which teaches you </w:delText>
        </w:r>
        <w:r w:rsidR="00206880" w:rsidDel="0011341A">
          <w:delText xml:space="preserve">how to work with Vivado, and design hardware on a </w:delText>
        </w:r>
        <w:r w:rsidR="004A60BC" w:rsidDel="0011341A">
          <w:delText>high-level</w:delText>
        </w:r>
        <w:r w:rsidR="00206880" w:rsidDel="0011341A">
          <w:delText xml:space="preserve"> basis (using IP blocks)</w:delText>
        </w:r>
      </w:del>
      <w:r w:rsidR="00206880">
        <w:t xml:space="preserve">. </w:t>
      </w:r>
      <w:ins w:id="233" w:author="melan_000" w:date="2014-10-21T14:59:00Z">
        <w:r w:rsidR="00F145C4">
          <w:t xml:space="preserve">As </w:t>
        </w:r>
      </w:ins>
      <w:ins w:id="234" w:author="melan_000" w:date="2014-11-19T22:06:00Z">
        <w:r w:rsidR="001D7AE4">
          <w:t>we</w:t>
        </w:r>
      </w:ins>
      <w:ins w:id="235" w:author="melan_000" w:date="2014-10-21T14:59:00Z">
        <w:r w:rsidR="00F145C4">
          <w:t xml:space="preserve"> progress through this lab, </w:t>
        </w:r>
      </w:ins>
      <w:del w:id="236" w:author="melan_000" w:date="2014-10-21T14:43:00Z">
        <w:r w:rsidR="00206880" w:rsidDel="0011341A">
          <w:delText>In</w:delText>
        </w:r>
      </w:del>
      <w:del w:id="237" w:author="melan_000" w:date="2014-10-21T14:59:00Z">
        <w:r w:rsidR="00206880" w:rsidDel="00F145C4">
          <w:delText xml:space="preserve"> this lab we</w:delText>
        </w:r>
      </w:del>
      <w:ins w:id="238" w:author="melan_000" w:date="2014-11-19T22:06:00Z">
        <w:r w:rsidR="001D7AE4">
          <w:t>we</w:t>
        </w:r>
      </w:ins>
      <w:r w:rsidR="00206880">
        <w:t xml:space="preserve"> will </w:t>
      </w:r>
      <w:del w:id="239" w:author="melan_000" w:date="2014-10-21T14:59:00Z">
        <w:r w:rsidR="0047246F" w:rsidDel="00F145C4">
          <w:delText xml:space="preserve">be </w:delText>
        </w:r>
      </w:del>
      <w:del w:id="240" w:author="melan_000" w:date="2014-10-21T15:01:00Z">
        <w:r w:rsidR="0047246F" w:rsidDel="00F145C4">
          <w:delText>replac</w:delText>
        </w:r>
      </w:del>
      <w:del w:id="241" w:author="melan_000" w:date="2014-10-21T14:59:00Z">
        <w:r w:rsidR="0047246F" w:rsidDel="00F145C4">
          <w:delText>ing</w:delText>
        </w:r>
      </w:del>
      <w:del w:id="242" w:author="melan_000" w:date="2014-10-21T15:01:00Z">
        <w:r w:rsidR="00684B5A" w:rsidDel="00F145C4">
          <w:delText xml:space="preserve"> </w:delText>
        </w:r>
      </w:del>
      <w:del w:id="243" w:author="melan_000" w:date="2014-10-21T14:44:00Z">
        <w:r w:rsidR="00684B5A" w:rsidDel="0011341A">
          <w:delText xml:space="preserve">standard </w:delText>
        </w:r>
      </w:del>
      <w:del w:id="244" w:author="melan_000" w:date="2014-10-21T15:01:00Z">
        <w:r w:rsidR="00206880" w:rsidDel="00F145C4">
          <w:delText xml:space="preserve">Xilinx </w:delText>
        </w:r>
        <w:r w:rsidR="00BD695F" w:rsidDel="00F145C4">
          <w:delText xml:space="preserve">AXI based </w:delText>
        </w:r>
        <w:r w:rsidR="00684B5A" w:rsidDel="00F145C4">
          <w:delText xml:space="preserve">IP </w:delText>
        </w:r>
        <w:r w:rsidR="00786122" w:rsidDel="00F145C4">
          <w:delText xml:space="preserve">with </w:delText>
        </w:r>
      </w:del>
      <w:del w:id="245" w:author="melan_000" w:date="2014-10-21T14:59:00Z">
        <w:r w:rsidR="00907C2C" w:rsidDel="00F145C4">
          <w:delText xml:space="preserve">our </w:delText>
        </w:r>
      </w:del>
      <w:del w:id="246" w:author="melan_000" w:date="2014-10-21T15:01:00Z">
        <w:r w:rsidR="00907C2C" w:rsidDel="00F145C4">
          <w:delText>own</w:delText>
        </w:r>
      </w:del>
      <w:ins w:id="247" w:author="melan_000" w:date="2014-10-21T15:01:00Z">
        <w:r w:rsidR="00F145C4">
          <w:t>create</w:t>
        </w:r>
      </w:ins>
      <w:r w:rsidR="00907C2C">
        <w:t xml:space="preserve"> </w:t>
      </w:r>
      <w:ins w:id="248" w:author="melan_000" w:date="2014-10-21T15:01:00Z">
        <w:r w:rsidR="00F145C4">
          <w:t>c</w:t>
        </w:r>
      </w:ins>
      <w:del w:id="249" w:author="melan_000" w:date="2014-10-21T15:01:00Z">
        <w:r w:rsidR="00907C2C" w:rsidDel="00F145C4">
          <w:delText>C</w:delText>
        </w:r>
      </w:del>
      <w:r w:rsidR="00206880">
        <w:t xml:space="preserve">ustom </w:t>
      </w:r>
      <w:ins w:id="250" w:author="melan_000" w:date="2014-10-21T15:01:00Z">
        <w:r w:rsidR="00F145C4">
          <w:t xml:space="preserve">AXI based </w:t>
        </w:r>
      </w:ins>
      <w:r w:rsidR="00206880">
        <w:t>IP component</w:t>
      </w:r>
      <w:r w:rsidR="00786122">
        <w:t>s</w:t>
      </w:r>
      <w:ins w:id="251" w:author="melan_000" w:date="2014-10-21T15:01:00Z">
        <w:r w:rsidR="00F145C4">
          <w:t xml:space="preserve"> that</w:t>
        </w:r>
      </w:ins>
      <w:del w:id="252" w:author="melan_000" w:date="2014-10-21T14:45:00Z">
        <w:r w:rsidR="00206880" w:rsidDel="00E4267C">
          <w:delText>,</w:delText>
        </w:r>
      </w:del>
      <w:del w:id="253" w:author="melan_000" w:date="2014-10-21T15:01:00Z">
        <w:r w:rsidR="00206880" w:rsidDel="00F145C4">
          <w:delText xml:space="preserve"> </w:delText>
        </w:r>
      </w:del>
      <w:del w:id="254" w:author="melan_000" w:date="2014-10-21T14:59:00Z">
        <w:r w:rsidR="00206880" w:rsidDel="00F145C4">
          <w:delText xml:space="preserve">which </w:delText>
        </w:r>
      </w:del>
      <w:del w:id="255" w:author="melan_000" w:date="2014-10-21T15:01:00Z">
        <w:r w:rsidR="00206880" w:rsidDel="00F145C4">
          <w:delText>will</w:delText>
        </w:r>
      </w:del>
      <w:ins w:id="256" w:author="melan_000" w:date="2014-10-21T14:45:00Z">
        <w:r w:rsidR="00E4267C">
          <w:t xml:space="preserve"> </w:t>
        </w:r>
      </w:ins>
      <w:del w:id="257" w:author="melan_000" w:date="2014-10-21T14:45:00Z">
        <w:r w:rsidR="00206880" w:rsidDel="00E4267C">
          <w:delText xml:space="preserve"> be </w:delText>
        </w:r>
        <w:r w:rsidR="00786122" w:rsidDel="00E4267C">
          <w:delText xml:space="preserve">configured </w:delText>
        </w:r>
        <w:r w:rsidR="00206880" w:rsidDel="00E4267C">
          <w:delText xml:space="preserve">to </w:delText>
        </w:r>
      </w:del>
      <w:r w:rsidR="00206880">
        <w:t xml:space="preserve">provide </w:t>
      </w:r>
      <w:del w:id="258" w:author="melan_000" w:date="2014-10-21T14:45:00Z">
        <w:r w:rsidR="00206880" w:rsidDel="00E4267C">
          <w:delText xml:space="preserve">some </w:delText>
        </w:r>
      </w:del>
      <w:del w:id="259" w:author="melan_000" w:date="2014-10-21T14:46:00Z">
        <w:r w:rsidR="00206880" w:rsidDel="00E4267C">
          <w:delText>common</w:delText>
        </w:r>
      </w:del>
      <w:ins w:id="260" w:author="melan_000" w:date="2014-10-21T14:46:00Z">
        <w:r w:rsidR="00E4267C">
          <w:t>fundamental</w:t>
        </w:r>
      </w:ins>
      <w:r w:rsidR="00206880">
        <w:t xml:space="preserve"> hardware implementations</w:t>
      </w:r>
      <w:ins w:id="261" w:author="melan_000" w:date="2014-10-21T14:46:00Z">
        <w:r w:rsidR="00E4267C">
          <w:t xml:space="preserve"> such as</w:t>
        </w:r>
      </w:ins>
      <w:del w:id="262" w:author="melan_000" w:date="2014-10-21T14:46:00Z">
        <w:r w:rsidR="00206880" w:rsidDel="00E4267C">
          <w:delText xml:space="preserve"> includin</w:delText>
        </w:r>
      </w:del>
      <w:del w:id="263" w:author="melan_000" w:date="2014-10-21T14:53:00Z">
        <w:r w:rsidR="00206880" w:rsidDel="00E4267C">
          <w:delText>g</w:delText>
        </w:r>
      </w:del>
      <w:r w:rsidR="00206880">
        <w:t xml:space="preserve"> a timer, </w:t>
      </w:r>
      <w:ins w:id="264" w:author="melan_000" w:date="2014-11-19T22:06:00Z">
        <w:r w:rsidR="001D7AE4">
          <w:t xml:space="preserve">a </w:t>
        </w:r>
      </w:ins>
      <w:r w:rsidR="00206880">
        <w:t>FIFO and GPIO</w:t>
      </w:r>
      <w:del w:id="265" w:author="melan_000" w:date="2014-11-19T22:07:00Z">
        <w:r w:rsidR="00B04DDE" w:rsidDel="001D7AE4">
          <w:delText xml:space="preserve"> (</w:delText>
        </w:r>
      </w:del>
      <w:del w:id="266" w:author="melan_000" w:date="2014-11-18T21:45:00Z">
        <w:r w:rsidR="00B04DDE" w:rsidDel="00D251CE">
          <w:delText>S</w:delText>
        </w:r>
      </w:del>
      <w:del w:id="267" w:author="melan_000" w:date="2014-11-19T22:07:00Z">
        <w:r w:rsidR="00B04DDE" w:rsidDel="001D7AE4">
          <w:delText xml:space="preserve">ee Section </w:delText>
        </w:r>
      </w:del>
      <w:del w:id="268" w:author="melan_000" w:date="2014-11-18T21:44:00Z">
        <w:r w:rsidR="00801258" w:rsidDel="00FE0BC8">
          <w:delText>6</w:delText>
        </w:r>
      </w:del>
      <w:del w:id="269" w:author="melan_000" w:date="2014-11-19T22:07:00Z">
        <w:r w:rsidR="00B04DDE" w:rsidDel="001D7AE4">
          <w:delText>)</w:delText>
        </w:r>
      </w:del>
      <w:r w:rsidR="00206880">
        <w:t>.</w:t>
      </w:r>
    </w:p>
    <w:p w:rsidR="0015291C" w:rsidRDefault="00206880">
      <w:r>
        <w:t xml:space="preserve">The starting point for this lab is the following </w:t>
      </w:r>
      <w:r w:rsidR="004A60BC">
        <w:t>high-level</w:t>
      </w:r>
      <w:r>
        <w:t xml:space="preserve"> configuration</w:t>
      </w:r>
      <w:del w:id="270" w:author="melan_000" w:date="2014-10-21T14:56:00Z">
        <w:r w:rsidDel="00F145C4">
          <w:delText>, (r</w:delText>
        </w:r>
        <w:r w:rsidR="003E16F5" w:rsidDel="00F145C4">
          <w:delText xml:space="preserve">epresented </w:delText>
        </w:r>
      </w:del>
      <w:del w:id="271" w:author="melan_000" w:date="2014-10-21T14:54:00Z">
        <w:r w:rsidR="003E16F5" w:rsidDel="009D0BA6">
          <w:delText xml:space="preserve">diagrammatically </w:delText>
        </w:r>
      </w:del>
      <w:del w:id="272" w:author="melan_000" w:date="2014-10-21T14:56:00Z">
        <w:r w:rsidR="003E16F5" w:rsidDel="00F145C4">
          <w:delText>in F</w:delText>
        </w:r>
        <w:r w:rsidR="0054405B" w:rsidDel="00F145C4">
          <w:delText>igure 2</w:delText>
        </w:r>
        <w:r w:rsidDel="00F145C4">
          <w:delText>.1)</w:delText>
        </w:r>
      </w:del>
      <w:r>
        <w:t>:</w:t>
      </w:r>
    </w:p>
    <w:p w:rsidR="0015291C" w:rsidRDefault="00206880">
      <w:pPr>
        <w:pStyle w:val="ListParagraph"/>
        <w:numPr>
          <w:ilvl w:val="0"/>
          <w:numId w:val="4"/>
        </w:numPr>
      </w:pPr>
      <w:r>
        <w:t>Instantiate</w:t>
      </w:r>
      <w:del w:id="273" w:author="melan_000" w:date="2014-10-21T14:54:00Z">
        <w:r w:rsidDel="009D0BA6">
          <w:delText>d</w:delText>
        </w:r>
      </w:del>
      <w:r>
        <w:t xml:space="preserve"> a Zynq7 processing system</w:t>
      </w:r>
      <w:ins w:id="274" w:author="melan_000" w:date="2014-10-21T14:56:00Z">
        <w:r w:rsidR="00F145C4">
          <w:t xml:space="preserve"> with</w:t>
        </w:r>
      </w:ins>
      <w:del w:id="275" w:author="melan_000" w:date="2014-10-21T14:56:00Z">
        <w:r w:rsidDel="00F145C4">
          <w:delText xml:space="preserve"> (which has</w:delText>
        </w:r>
      </w:del>
      <w:r>
        <w:t xml:space="preserve"> UART1 enabled</w:t>
      </w:r>
      <w:ins w:id="276" w:author="melan_000" w:date="2014-10-21T14:56:00Z">
        <w:r w:rsidR="00F145C4">
          <w:t>.</w:t>
        </w:r>
      </w:ins>
      <w:del w:id="277" w:author="melan_000" w:date="2014-10-21T14:56:00Z">
        <w:r w:rsidDel="00F145C4">
          <w:delText>)</w:delText>
        </w:r>
      </w:del>
    </w:p>
    <w:p w:rsidR="0015291C" w:rsidRDefault="00206880">
      <w:pPr>
        <w:pStyle w:val="ListParagraph"/>
        <w:numPr>
          <w:ilvl w:val="0"/>
          <w:numId w:val="4"/>
        </w:numPr>
      </w:pPr>
      <w:r>
        <w:t>Appl</w:t>
      </w:r>
      <w:ins w:id="278" w:author="melan_000" w:date="2014-10-21T14:54:00Z">
        <w:r w:rsidR="009D0BA6">
          <w:t>y</w:t>
        </w:r>
      </w:ins>
      <w:del w:id="279" w:author="melan_000" w:date="2014-10-21T14:54:00Z">
        <w:r w:rsidDel="009D0BA6">
          <w:delText>ied</w:delText>
        </w:r>
      </w:del>
      <w:r>
        <w:t xml:space="preserve"> block automation (without board pre-sets applied) to </w:t>
      </w:r>
      <w:del w:id="280" w:author="melan_000" w:date="2014-10-21T14:57:00Z">
        <w:r w:rsidDel="00F145C4">
          <w:delText xml:space="preserve">auto </w:delText>
        </w:r>
      </w:del>
      <w:r>
        <w:t>connect DDR</w:t>
      </w:r>
      <w:r w:rsidR="00E13A3A">
        <w:t xml:space="preserve"> and</w:t>
      </w:r>
      <w:r w:rsidR="003E16F5">
        <w:t xml:space="preserve"> </w:t>
      </w:r>
      <w:r>
        <w:t>FIXED_IO to external pins</w:t>
      </w:r>
    </w:p>
    <w:p w:rsidR="0015291C" w:rsidRDefault="00203603">
      <w:pPr>
        <w:pStyle w:val="ListParagraph"/>
        <w:numPr>
          <w:ilvl w:val="0"/>
          <w:numId w:val="4"/>
        </w:numPr>
      </w:pPr>
      <w:ins w:id="281" w:author="melan_000" w:date="2014-10-21T17:22:00Z">
        <w:r>
          <w:t xml:space="preserve">Check that your </w:t>
        </w:r>
      </w:ins>
      <w:del w:id="282" w:author="melan_000" w:date="2014-10-21T17:21:00Z">
        <w:r w:rsidR="00206880" w:rsidDel="00203603">
          <w:delText>Open</w:delText>
        </w:r>
      </w:del>
      <w:del w:id="283" w:author="melan_000" w:date="2014-10-21T14:55:00Z">
        <w:r w:rsidR="00206880" w:rsidDel="00F145C4">
          <w:delText>ed up</w:delText>
        </w:r>
      </w:del>
      <w:del w:id="284" w:author="melan_000" w:date="2014-10-21T17:21:00Z">
        <w:r w:rsidR="00206880" w:rsidDel="00203603">
          <w:delText xml:space="preserve"> this design </w:delText>
        </w:r>
      </w:del>
      <w:del w:id="285" w:author="melan_000" w:date="2014-10-21T14:55:00Z">
        <w:r w:rsidR="00206880" w:rsidDel="00F145C4">
          <w:delText>o</w:delText>
        </w:r>
      </w:del>
      <w:del w:id="286" w:author="melan_000" w:date="2014-10-21T17:21:00Z">
        <w:r w:rsidR="00206880" w:rsidDel="00203603">
          <w:delText>n the “Open block diagram”</w:delText>
        </w:r>
      </w:del>
      <w:ins w:id="287" w:author="melan_000" w:date="2014-10-21T17:21:00Z">
        <w:r>
          <w:t xml:space="preserve">bock diagram </w:t>
        </w:r>
      </w:ins>
      <w:ins w:id="288" w:author="melan_000" w:date="2014-10-21T17:22:00Z">
        <w:r>
          <w:t xml:space="preserve">matches the diagram shown in </w:t>
        </w:r>
      </w:ins>
      <w:del w:id="289" w:author="melan_000" w:date="2014-10-21T17:21:00Z">
        <w:r w:rsidR="00206880" w:rsidDel="00203603">
          <w:delText xml:space="preserve"> to show the</w:delText>
        </w:r>
      </w:del>
      <w:del w:id="290" w:author="melan_000" w:date="2014-10-21T17:22:00Z">
        <w:r w:rsidR="00206880" w:rsidDel="00203603">
          <w:delText xml:space="preserve"> </w:delText>
        </w:r>
      </w:del>
      <w:ins w:id="291" w:author="melan_000" w:date="2014-11-18T23:54:00Z">
        <w:r w:rsidR="00853055">
          <w:fldChar w:fldCharType="begin"/>
        </w:r>
        <w:r w:rsidR="00853055">
          <w:instrText xml:space="preserve"> REF _Ref404118202 \h </w:instrText>
        </w:r>
      </w:ins>
      <w:r w:rsidR="00853055">
        <w:fldChar w:fldCharType="separate"/>
      </w:r>
      <w:ins w:id="292" w:author="melan_000" w:date="2014-11-20T01:41:00Z">
        <w:r w:rsidR="00113A04" w:rsidRPr="00234EB2">
          <w:rPr>
            <w:i/>
            <w:iCs/>
            <w:szCs w:val="18"/>
            <w:rPrChange w:id="293" w:author="melan_000" w:date="2014-11-20T01:38:00Z">
              <w:rPr/>
            </w:rPrChange>
          </w:rPr>
          <w:t xml:space="preserve">Figure </w:t>
        </w:r>
        <w:r w:rsidR="00113A04">
          <w:rPr>
            <w:noProof/>
          </w:rPr>
          <w:t>2</w:t>
        </w:r>
        <w:r w:rsidR="00113A04" w:rsidRPr="00234EB2">
          <w:rPr>
            <w:i/>
            <w:iCs/>
            <w:szCs w:val="18"/>
            <w:rPrChange w:id="294" w:author="melan_000" w:date="2014-11-20T01:38:00Z">
              <w:rPr/>
            </w:rPrChange>
          </w:rPr>
          <w:noBreakHyphen/>
        </w:r>
        <w:r w:rsidR="00113A04">
          <w:rPr>
            <w:noProof/>
          </w:rPr>
          <w:t>1</w:t>
        </w:r>
      </w:ins>
      <w:ins w:id="295" w:author="melan_000" w:date="2014-11-18T23:54:00Z">
        <w:r w:rsidR="00853055">
          <w:fldChar w:fldCharType="end"/>
        </w:r>
      </w:ins>
      <w:ins w:id="296" w:author="melan_000" w:date="2014-10-21T14:56:00Z">
        <w:r w:rsidR="00F145C4">
          <w:t>.</w:t>
        </w:r>
      </w:ins>
      <w:del w:id="297" w:author="melan_000" w:date="2014-10-21T14:56:00Z">
        <w:r w:rsidR="00206880" w:rsidDel="00F145C4">
          <w:delText>following</w:delText>
        </w:r>
      </w:del>
    </w:p>
    <w:p w:rsidR="0033259F" w:rsidRDefault="00206880">
      <w:pPr>
        <w:keepNext/>
        <w:jc w:val="center"/>
        <w:rPr>
          <w:ins w:id="298" w:author="melan_000" w:date="2014-11-18T22:36:00Z"/>
        </w:rPr>
        <w:pPrChange w:id="299" w:author="melan_000" w:date="2014-11-18T22:36:00Z">
          <w:pPr>
            <w:jc w:val="center"/>
          </w:pPr>
        </w:pPrChange>
      </w:pPr>
      <w:r>
        <w:rPr>
          <w:noProof/>
          <w:lang w:eastAsia="en-AU"/>
        </w:rPr>
        <w:drawing>
          <wp:inline distT="0" distB="0" distL="0" distR="0" wp14:anchorId="45EAD107" wp14:editId="5C61E417">
            <wp:extent cx="5505450" cy="2009775"/>
            <wp:effectExtent l="0" t="0" r="0" b="952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b="17786"/>
                    <a:stretch>
                      <a:fillRect/>
                    </a:stretch>
                  </pic:blipFill>
                  <pic:spPr bwMode="auto">
                    <a:xfrm>
                      <a:off x="0" y="0"/>
                      <a:ext cx="5505450" cy="2009775"/>
                    </a:xfrm>
                    <a:prstGeom prst="rect">
                      <a:avLst/>
                    </a:prstGeom>
                    <a:noFill/>
                    <a:ln>
                      <a:noFill/>
                    </a:ln>
                  </pic:spPr>
                </pic:pic>
              </a:graphicData>
            </a:graphic>
          </wp:inline>
        </w:drawing>
      </w:r>
    </w:p>
    <w:p w:rsidR="0015291C" w:rsidRPr="00F93019" w:rsidDel="0033259F" w:rsidRDefault="0033259F">
      <w:pPr>
        <w:pStyle w:val="Caption"/>
        <w:rPr>
          <w:del w:id="300" w:author="melan_000" w:date="2014-11-18T22:36:00Z"/>
        </w:rPr>
        <w:pPrChange w:id="301" w:author="melan_000" w:date="2014-11-20T01:38:00Z">
          <w:pPr>
            <w:jc w:val="center"/>
          </w:pPr>
        </w:pPrChange>
      </w:pPr>
      <w:bookmarkStart w:id="302" w:name="_Ref404118202"/>
      <w:bookmarkStart w:id="303" w:name="_Ref404199644"/>
      <w:ins w:id="304" w:author="melan_000" w:date="2014-11-18T22:36:00Z">
        <w:r w:rsidRPr="00F93019">
          <w:t xml:space="preserve">Figure </w:t>
        </w:r>
      </w:ins>
      <w:ins w:id="305" w:author="melan_000" w:date="2014-11-19T00:07:00Z">
        <w:r w:rsidR="00B72989" w:rsidRPr="00234EB2">
          <w:rPr>
            <w:rPrChange w:id="306" w:author="melan_000" w:date="2014-11-20T01:38:00Z">
              <w:rPr>
                <w:color w:val="1F497D" w:themeColor="text2"/>
                <w:sz w:val="18"/>
                <w:szCs w:val="18"/>
              </w:rPr>
            </w:rPrChange>
          </w:rPr>
          <w:fldChar w:fldCharType="begin"/>
        </w:r>
        <w:r w:rsidR="00B72989" w:rsidRPr="00234EB2">
          <w:rPr>
            <w:rPrChange w:id="307" w:author="melan_000" w:date="2014-11-20T01:38:00Z">
              <w:rPr/>
            </w:rPrChange>
          </w:rPr>
          <w:instrText xml:space="preserve"> STYLEREF 1 \s </w:instrText>
        </w:r>
      </w:ins>
      <w:r w:rsidR="00B72989" w:rsidRPr="00234EB2">
        <w:rPr>
          <w:rPrChange w:id="308" w:author="melan_000" w:date="2014-11-20T01:38:00Z">
            <w:rPr>
              <w:color w:val="1F497D" w:themeColor="text2"/>
              <w:sz w:val="18"/>
              <w:szCs w:val="18"/>
            </w:rPr>
          </w:rPrChange>
        </w:rPr>
        <w:fldChar w:fldCharType="separate"/>
      </w:r>
      <w:r w:rsidR="00113A04">
        <w:rPr>
          <w:noProof/>
        </w:rPr>
        <w:t>2</w:t>
      </w:r>
      <w:ins w:id="309" w:author="melan_000" w:date="2014-11-19T00:07:00Z">
        <w:r w:rsidR="00B72989" w:rsidRPr="00234EB2">
          <w:rPr>
            <w:rPrChange w:id="310" w:author="melan_000" w:date="2014-11-20T01:38:00Z">
              <w:rPr>
                <w:color w:val="1F497D" w:themeColor="text2"/>
                <w:sz w:val="18"/>
                <w:szCs w:val="18"/>
              </w:rPr>
            </w:rPrChange>
          </w:rPr>
          <w:fldChar w:fldCharType="end"/>
        </w:r>
        <w:r w:rsidR="00B72989" w:rsidRPr="00F93019">
          <w:noBreakHyphen/>
        </w:r>
        <w:r w:rsidR="00B72989" w:rsidRPr="00234EB2">
          <w:rPr>
            <w:rPrChange w:id="311" w:author="melan_000" w:date="2014-11-20T01:38:00Z">
              <w:rPr>
                <w:color w:val="1F497D" w:themeColor="text2"/>
                <w:sz w:val="18"/>
                <w:szCs w:val="18"/>
              </w:rPr>
            </w:rPrChange>
          </w:rPr>
          <w:fldChar w:fldCharType="begin"/>
        </w:r>
        <w:r w:rsidR="00B72989" w:rsidRPr="00234EB2">
          <w:rPr>
            <w:rPrChange w:id="312" w:author="melan_000" w:date="2014-11-20T01:38:00Z">
              <w:rPr/>
            </w:rPrChange>
          </w:rPr>
          <w:instrText xml:space="preserve"> SEQ Figure \* ARABIC \s 1 </w:instrText>
        </w:r>
      </w:ins>
      <w:r w:rsidR="00B72989" w:rsidRPr="00234EB2">
        <w:rPr>
          <w:rPrChange w:id="313" w:author="melan_000" w:date="2014-11-20T01:38:00Z">
            <w:rPr>
              <w:color w:val="1F497D" w:themeColor="text2"/>
              <w:sz w:val="18"/>
              <w:szCs w:val="18"/>
            </w:rPr>
          </w:rPrChange>
        </w:rPr>
        <w:fldChar w:fldCharType="separate"/>
      </w:r>
      <w:ins w:id="314" w:author="melan_000" w:date="2014-11-20T01:41:00Z">
        <w:r w:rsidR="00113A04">
          <w:rPr>
            <w:noProof/>
          </w:rPr>
          <w:t>1</w:t>
        </w:r>
      </w:ins>
      <w:ins w:id="315" w:author="melan_000" w:date="2014-11-19T00:07:00Z">
        <w:r w:rsidR="00B72989" w:rsidRPr="00234EB2">
          <w:rPr>
            <w:rPrChange w:id="316" w:author="melan_000" w:date="2014-11-20T01:38:00Z">
              <w:rPr>
                <w:color w:val="1F497D" w:themeColor="text2"/>
                <w:sz w:val="18"/>
                <w:szCs w:val="18"/>
              </w:rPr>
            </w:rPrChange>
          </w:rPr>
          <w:fldChar w:fldCharType="end"/>
        </w:r>
      </w:ins>
      <w:bookmarkEnd w:id="302"/>
      <w:ins w:id="317" w:author="melan_000" w:date="2014-11-18T22:36:00Z">
        <w:r w:rsidRPr="00F93019">
          <w:t>: Initial design</w:t>
        </w:r>
      </w:ins>
      <w:bookmarkEnd w:id="303"/>
    </w:p>
    <w:p w:rsidR="0015291C" w:rsidDel="0033259F" w:rsidRDefault="00206880">
      <w:pPr>
        <w:pStyle w:val="Caption"/>
        <w:rPr>
          <w:del w:id="318" w:author="melan_000" w:date="2014-11-18T22:36:00Z"/>
        </w:rPr>
        <w:pPrChange w:id="319" w:author="melan_000" w:date="2014-11-20T01:38:00Z">
          <w:pPr>
            <w:jc w:val="center"/>
          </w:pPr>
        </w:pPrChange>
      </w:pPr>
      <w:del w:id="320" w:author="melan_000" w:date="2014-11-18T22:36:00Z">
        <w:r w:rsidDel="0033259F">
          <w:delText xml:space="preserve">Figure </w:delText>
        </w:r>
        <w:r w:rsidR="0054405B" w:rsidDel="0033259F">
          <w:delText>2</w:delText>
        </w:r>
        <w:r w:rsidDel="0033259F">
          <w:delText>.1: Initial design</w:delText>
        </w:r>
      </w:del>
    </w:p>
    <w:p w:rsidR="0015291C" w:rsidRDefault="00206880">
      <w:pPr>
        <w:pStyle w:val="Caption"/>
        <w:pPrChange w:id="321" w:author="melan_000" w:date="2014-11-20T01:38:00Z">
          <w:pPr/>
        </w:pPrChange>
      </w:pPr>
      <w:r>
        <w:br w:type="page"/>
      </w:r>
    </w:p>
    <w:p w:rsidR="0015291C" w:rsidRDefault="00C76D07">
      <w:pPr>
        <w:pStyle w:val="Heading1"/>
      </w:pPr>
      <w:bookmarkStart w:id="322" w:name="_Ref404110536"/>
      <w:bookmarkStart w:id="323" w:name="_Toc404211001"/>
      <w:ins w:id="324" w:author="melan_000" w:date="2014-11-18T21:42:00Z">
        <w:r>
          <w:lastRenderedPageBreak/>
          <w:t>C</w:t>
        </w:r>
      </w:ins>
      <w:del w:id="325" w:author="melan_000" w:date="2014-11-18T21:26:00Z">
        <w:r w:rsidR="0098090E" w:rsidDel="00411C9F">
          <w:delText>3.</w:delText>
        </w:r>
        <w:r w:rsidR="0098090E" w:rsidDel="00411C9F">
          <w:tab/>
        </w:r>
      </w:del>
      <w:del w:id="326" w:author="melan_000" w:date="2014-11-18T21:42:00Z">
        <w:r w:rsidR="00220789" w:rsidDel="00C76D07">
          <w:delText>C</w:delText>
        </w:r>
      </w:del>
      <w:r w:rsidR="00220789">
        <w:t>reating</w:t>
      </w:r>
      <w:r w:rsidR="00206880">
        <w:t xml:space="preserve"> </w:t>
      </w:r>
      <w:r w:rsidR="00220789">
        <w:t>C</w:t>
      </w:r>
      <w:r w:rsidR="00206880">
        <w:t>ustom IP</w:t>
      </w:r>
      <w:bookmarkEnd w:id="322"/>
      <w:bookmarkEnd w:id="323"/>
    </w:p>
    <w:p w:rsidR="0015291C" w:rsidRDefault="00206880" w:rsidP="00B122C3">
      <w:r>
        <w:t>In this secti</w:t>
      </w:r>
      <w:r w:rsidR="00907C2C">
        <w:t xml:space="preserve">on </w:t>
      </w:r>
      <w:ins w:id="327" w:author="melan_000" w:date="2014-10-21T17:24:00Z">
        <w:r w:rsidR="0022221C">
          <w:t>you</w:t>
        </w:r>
      </w:ins>
      <w:del w:id="328" w:author="melan_000" w:date="2014-10-21T17:24:00Z">
        <w:r w:rsidR="00907C2C" w:rsidDel="0022221C">
          <w:delText>we</w:delText>
        </w:r>
      </w:del>
      <w:r w:rsidR="00907C2C">
        <w:t xml:space="preserve"> will be creating our own C</w:t>
      </w:r>
      <w:r>
        <w:t xml:space="preserve">ustom IP which features </w:t>
      </w:r>
      <w:del w:id="329" w:author="melan_000" w:date="2014-10-21T17:23:00Z">
        <w:r w:rsidDel="0022221C">
          <w:delText xml:space="preserve">the </w:delText>
        </w:r>
      </w:del>
      <w:ins w:id="330" w:author="melan_000" w:date="2014-10-21T17:23:00Z">
        <w:r w:rsidR="0022221C">
          <w:t xml:space="preserve">an </w:t>
        </w:r>
      </w:ins>
      <w:r>
        <w:t>AXI-LITE interface</w:t>
      </w:r>
      <w:ins w:id="331" w:author="melan_000" w:date="2014-10-21T17:23:00Z">
        <w:r w:rsidR="0022221C">
          <w:t xml:space="preserve"> for communication between</w:t>
        </w:r>
      </w:ins>
      <w:del w:id="332" w:author="melan_000" w:date="2014-10-21T17:23:00Z">
        <w:r w:rsidDel="0022221C">
          <w:delText>, so that we can bridge between</w:delText>
        </w:r>
      </w:del>
      <w:r>
        <w:t xml:space="preserve"> the Processing System (PS) </w:t>
      </w:r>
      <w:r w:rsidR="001F14AE">
        <w:t>and the Programmable Logic (PL).</w:t>
      </w:r>
      <w:r>
        <w:t xml:space="preserve"> </w:t>
      </w:r>
      <w:del w:id="333" w:author="melan_000" w:date="2014-10-21T17:24:00Z">
        <w:r w:rsidDel="0022221C">
          <w:delText xml:space="preserve">We </w:delText>
        </w:r>
      </w:del>
      <w:ins w:id="334" w:author="melan_000" w:date="2014-11-19T22:08:00Z">
        <w:r w:rsidR="00E26C72">
          <w:t>We</w:t>
        </w:r>
      </w:ins>
      <w:ins w:id="335" w:author="melan_000" w:date="2014-10-21T17:24:00Z">
        <w:r w:rsidR="0022221C">
          <w:t xml:space="preserve"> </w:t>
        </w:r>
      </w:ins>
      <w:r>
        <w:t xml:space="preserve">will then connect this IP </w:t>
      </w:r>
      <w:r w:rsidR="001F14AE">
        <w:t xml:space="preserve">to the PS </w:t>
      </w:r>
      <w:r>
        <w:t>and prepare a project file so that you can readily modify the design later.</w:t>
      </w:r>
    </w:p>
    <w:p w:rsidR="00DA36F9" w:rsidRDefault="00A37305" w:rsidP="00DA36F9">
      <w:pPr>
        <w:pStyle w:val="Heading2"/>
      </w:pPr>
      <w:bookmarkStart w:id="336" w:name="_Toc404211002"/>
      <w:ins w:id="337" w:author="melan_000" w:date="2014-11-18T21:42:00Z">
        <w:r>
          <w:t>Ge</w:t>
        </w:r>
      </w:ins>
      <w:del w:id="338" w:author="melan_000" w:date="2014-11-18T21:26:00Z">
        <w:r w:rsidR="00DA36F9" w:rsidDel="00411C9F">
          <w:delText xml:space="preserve">3.a </w:delText>
        </w:r>
      </w:del>
      <w:del w:id="339" w:author="melan_000" w:date="2014-11-18T21:42:00Z">
        <w:r w:rsidR="00DA36F9" w:rsidDel="00A37305">
          <w:delText>Ge</w:delText>
        </w:r>
      </w:del>
      <w:r w:rsidR="00DA36F9">
        <w:t xml:space="preserve">nerating </w:t>
      </w:r>
      <w:r w:rsidR="00E14324">
        <w:t xml:space="preserve">a </w:t>
      </w:r>
      <w:r w:rsidR="00DA36F9">
        <w:t>Custom IP</w:t>
      </w:r>
      <w:r w:rsidR="00D12A12">
        <w:t xml:space="preserve"> component</w:t>
      </w:r>
      <w:bookmarkEnd w:id="336"/>
    </w:p>
    <w:p w:rsidR="0015291C" w:rsidRDefault="0022221C">
      <w:pPr>
        <w:pStyle w:val="ListParagraph"/>
        <w:numPr>
          <w:ilvl w:val="0"/>
          <w:numId w:val="6"/>
        </w:numPr>
        <w:ind w:left="426"/>
      </w:pPr>
      <w:bookmarkStart w:id="340" w:name="_Ref404114597"/>
      <w:ins w:id="341" w:author="melan_000" w:date="2014-10-21T17:26:00Z">
        <w:r>
          <w:t xml:space="preserve">Open </w:t>
        </w:r>
        <w:r w:rsidR="0039401C">
          <w:t xml:space="preserve">the project created in Section </w:t>
        </w:r>
      </w:ins>
      <w:ins w:id="342" w:author="melan_000" w:date="2014-11-18T21:45:00Z">
        <w:r w:rsidR="0039401C">
          <w:fldChar w:fldCharType="begin"/>
        </w:r>
        <w:r w:rsidR="0039401C">
          <w:instrText xml:space="preserve"> REF _Ref404110461 \r \h </w:instrText>
        </w:r>
      </w:ins>
      <w:r w:rsidR="0039401C">
        <w:fldChar w:fldCharType="separate"/>
      </w:r>
      <w:ins w:id="343" w:author="melan_000" w:date="2014-11-20T01:41:00Z">
        <w:r w:rsidR="00113A04">
          <w:t>2</w:t>
        </w:r>
      </w:ins>
      <w:ins w:id="344" w:author="melan_000" w:date="2014-11-18T21:45:00Z">
        <w:r w:rsidR="0039401C">
          <w:fldChar w:fldCharType="end"/>
        </w:r>
      </w:ins>
      <w:ins w:id="345" w:author="melan_000" w:date="2014-10-21T17:26:00Z">
        <w:r>
          <w:t>.</w:t>
        </w:r>
      </w:ins>
      <w:ins w:id="346" w:author="melan_000" w:date="2014-10-21T17:25:00Z">
        <w:r>
          <w:t xml:space="preserve"> </w:t>
        </w:r>
      </w:ins>
      <w:r w:rsidR="00206880">
        <w:t>Click</w:t>
      </w:r>
      <w:r w:rsidR="00F77FA8">
        <w:t xml:space="preserve"> on </w:t>
      </w:r>
      <w:r w:rsidR="00F77FA8" w:rsidRPr="00F77FA8">
        <w:rPr>
          <w:b/>
        </w:rPr>
        <w:t>P</w:t>
      </w:r>
      <w:r w:rsidR="00206880" w:rsidRPr="00B122C3">
        <w:rPr>
          <w:b/>
        </w:rPr>
        <w:t xml:space="preserve">roject </w:t>
      </w:r>
      <w:r w:rsidR="00F77FA8">
        <w:rPr>
          <w:b/>
        </w:rPr>
        <w:t>S</w:t>
      </w:r>
      <w:r w:rsidR="00206880" w:rsidRPr="00B122C3">
        <w:rPr>
          <w:b/>
        </w:rPr>
        <w:t>ettings</w:t>
      </w:r>
      <w:r w:rsidR="00206880">
        <w:t xml:space="preserve">, then ensure that the Target Language is set </w:t>
      </w:r>
      <w:r w:rsidR="00F77FA8">
        <w:t xml:space="preserve">to </w:t>
      </w:r>
      <w:r w:rsidR="00206880" w:rsidRPr="00B122C3">
        <w:rPr>
          <w:b/>
        </w:rPr>
        <w:t>VHDL</w:t>
      </w:r>
      <w:r w:rsidR="00206880">
        <w:t xml:space="preserve"> (else the generated IP will be in Verilog)</w:t>
      </w:r>
      <w:ins w:id="347" w:author="melan_000" w:date="2014-11-19T22:08:00Z">
        <w:r w:rsidR="00E26C72">
          <w:t>.</w:t>
        </w:r>
      </w:ins>
      <w:del w:id="348" w:author="melan_000" w:date="2014-11-19T22:08:00Z">
        <w:r w:rsidR="00206880" w:rsidDel="00E26C72">
          <w:delText>,</w:delText>
        </w:r>
      </w:del>
      <w:r w:rsidR="00206880">
        <w:t xml:space="preserve"> </w:t>
      </w:r>
      <w:del w:id="349" w:author="melan_000" w:date="2014-11-19T22:08:00Z">
        <w:r w:rsidR="00206880" w:rsidDel="00E26C72">
          <w:delText xml:space="preserve">click </w:delText>
        </w:r>
      </w:del>
      <w:ins w:id="350" w:author="melan_000" w:date="2014-11-19T22:08:00Z">
        <w:r w:rsidR="00E26C72">
          <w:t xml:space="preserve">Click </w:t>
        </w:r>
      </w:ins>
      <w:r w:rsidR="00206880">
        <w:t>OK when done.</w:t>
      </w:r>
      <w:bookmarkEnd w:id="340"/>
    </w:p>
    <w:p w:rsidR="0033259F" w:rsidRDefault="00206880">
      <w:pPr>
        <w:pStyle w:val="ListParagraph"/>
        <w:keepNext/>
        <w:jc w:val="center"/>
        <w:rPr>
          <w:ins w:id="351" w:author="melan_000" w:date="2014-11-18T22:44:00Z"/>
        </w:rPr>
        <w:pPrChange w:id="352" w:author="melan_000" w:date="2014-11-18T23:08:00Z">
          <w:pPr>
            <w:pStyle w:val="ListParagraph"/>
            <w:keepNext/>
          </w:pPr>
        </w:pPrChange>
      </w:pPr>
      <w:r>
        <w:rPr>
          <w:noProof/>
          <w:lang w:eastAsia="en-AU"/>
        </w:rPr>
        <w:drawing>
          <wp:inline distT="0" distB="0" distL="0" distR="0" wp14:anchorId="5968BEC3" wp14:editId="226B24E5">
            <wp:extent cx="5723165" cy="183696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0">
                      <a:extLst>
                        <a:ext uri="{28A0092B-C50C-407E-A947-70E740481C1C}">
                          <a14:useLocalDpi xmlns:a14="http://schemas.microsoft.com/office/drawing/2010/main" val="0"/>
                        </a:ext>
                      </a:extLst>
                    </a:blip>
                    <a:srcRect b="49936"/>
                    <a:stretch/>
                  </pic:blipFill>
                  <pic:spPr bwMode="auto">
                    <a:xfrm>
                      <a:off x="0" y="0"/>
                      <a:ext cx="5724525" cy="1837401"/>
                    </a:xfrm>
                    <a:prstGeom prst="rect">
                      <a:avLst/>
                    </a:prstGeom>
                    <a:noFill/>
                    <a:ln>
                      <a:noFill/>
                    </a:ln>
                    <a:extLst>
                      <a:ext uri="{53640926-AAD7-44D8-BBD7-CCE9431645EC}">
                        <a14:shadowObscured xmlns:a14="http://schemas.microsoft.com/office/drawing/2010/main"/>
                      </a:ext>
                    </a:extLst>
                  </pic:spPr>
                </pic:pic>
              </a:graphicData>
            </a:graphic>
          </wp:inline>
        </w:drawing>
      </w:r>
    </w:p>
    <w:p w:rsidR="0033259F" w:rsidRPr="00234EB2" w:rsidRDefault="0033259F">
      <w:pPr>
        <w:pStyle w:val="Caption"/>
        <w:rPr>
          <w:ins w:id="353" w:author="melan_000" w:date="2014-11-18T22:44:00Z"/>
          <w:rPrChange w:id="354" w:author="melan_000" w:date="2014-11-20T01:38:00Z">
            <w:rPr>
              <w:ins w:id="355" w:author="melan_000" w:date="2014-11-18T22:44:00Z"/>
            </w:rPr>
          </w:rPrChange>
        </w:rPr>
        <w:pPrChange w:id="356" w:author="melan_000" w:date="2014-11-20T01:38:00Z">
          <w:pPr>
            <w:pStyle w:val="ListParagraph"/>
          </w:pPr>
        </w:pPrChange>
      </w:pPr>
      <w:ins w:id="357" w:author="melan_000" w:date="2014-11-18T22:44:00Z">
        <w:r w:rsidRPr="00F93019">
          <w:t xml:space="preserve">Figure </w:t>
        </w:r>
      </w:ins>
      <w:ins w:id="358" w:author="melan_000" w:date="2014-11-19T00:07:00Z">
        <w:r w:rsidR="00B72989" w:rsidRPr="00F93019">
          <w:fldChar w:fldCharType="begin"/>
        </w:r>
        <w:r w:rsidR="00B72989" w:rsidRPr="00234EB2">
          <w:rPr>
            <w:rPrChange w:id="359" w:author="melan_000" w:date="2014-11-20T01:38:00Z">
              <w:rPr/>
            </w:rPrChange>
          </w:rPr>
          <w:instrText xml:space="preserve"> STYLEREF 1 \s </w:instrText>
        </w:r>
      </w:ins>
      <w:r w:rsidR="00B72989" w:rsidRPr="00F93019">
        <w:rPr>
          <w:rPrChange w:id="360" w:author="melan_000" w:date="2014-11-20T01:38:00Z">
            <w:rPr/>
          </w:rPrChange>
        </w:rPr>
        <w:fldChar w:fldCharType="separate"/>
      </w:r>
      <w:r w:rsidR="00113A04">
        <w:rPr>
          <w:noProof/>
        </w:rPr>
        <w:t>3</w:t>
      </w:r>
      <w:ins w:id="361" w:author="melan_000" w:date="2014-11-19T00:07:00Z">
        <w:r w:rsidR="00B72989" w:rsidRPr="00F93019">
          <w:fldChar w:fldCharType="end"/>
        </w:r>
        <w:r w:rsidR="00B72989" w:rsidRPr="00F93019">
          <w:noBreakHyphen/>
        </w:r>
        <w:r w:rsidR="00B72989" w:rsidRPr="00D74766">
          <w:fldChar w:fldCharType="begin"/>
        </w:r>
        <w:r w:rsidR="00B72989" w:rsidRPr="00234EB2">
          <w:rPr>
            <w:rPrChange w:id="362" w:author="melan_000" w:date="2014-11-20T01:38:00Z">
              <w:rPr/>
            </w:rPrChange>
          </w:rPr>
          <w:instrText xml:space="preserve"> SEQ Figure \* ARABIC \s 1 </w:instrText>
        </w:r>
      </w:ins>
      <w:r w:rsidR="00B72989" w:rsidRPr="00D74766">
        <w:rPr>
          <w:rPrChange w:id="363" w:author="melan_000" w:date="2014-11-20T01:38:00Z">
            <w:rPr/>
          </w:rPrChange>
        </w:rPr>
        <w:fldChar w:fldCharType="separate"/>
      </w:r>
      <w:ins w:id="364" w:author="melan_000" w:date="2014-11-20T01:41:00Z">
        <w:r w:rsidR="00113A04">
          <w:rPr>
            <w:noProof/>
          </w:rPr>
          <w:t>1</w:t>
        </w:r>
      </w:ins>
      <w:ins w:id="365" w:author="melan_000" w:date="2014-11-19T00:07:00Z">
        <w:r w:rsidR="00B72989" w:rsidRPr="00D74766">
          <w:fldChar w:fldCharType="end"/>
        </w:r>
      </w:ins>
      <w:ins w:id="366" w:author="melan_000" w:date="2014-11-18T22:44:00Z">
        <w:r w:rsidRPr="00415AAA">
          <w:t xml:space="preserve">: Step </w:t>
        </w:r>
      </w:ins>
      <w:ins w:id="367" w:author="melan_000" w:date="2014-11-18T22:54:00Z">
        <w:r w:rsidR="00530626" w:rsidRPr="00CB4087">
          <w:fldChar w:fldCharType="begin"/>
        </w:r>
        <w:r w:rsidR="00530626" w:rsidRPr="00234EB2">
          <w:rPr>
            <w:rPrChange w:id="368" w:author="melan_000" w:date="2014-11-20T01:38:00Z">
              <w:rPr/>
            </w:rPrChange>
          </w:rPr>
          <w:instrText xml:space="preserve"> REF _Ref404114597 \r \h </w:instrText>
        </w:r>
      </w:ins>
      <w:r w:rsidR="00234EB2" w:rsidRPr="00234EB2">
        <w:rPr>
          <w:rPrChange w:id="369" w:author="melan_000" w:date="2014-11-20T01:38:00Z">
            <w:rPr/>
          </w:rPrChange>
        </w:rPr>
        <w:instrText xml:space="preserve"> \* MERGEFORMAT </w:instrText>
      </w:r>
      <w:r w:rsidR="00530626" w:rsidRPr="00234EB2">
        <w:rPr>
          <w:rPrChange w:id="370" w:author="melan_000" w:date="2014-11-20T01:38:00Z">
            <w:rPr/>
          </w:rPrChange>
        </w:rPr>
      </w:r>
      <w:r w:rsidR="00530626" w:rsidRPr="00234EB2">
        <w:rPr>
          <w:rPrChange w:id="371" w:author="melan_000" w:date="2014-11-20T01:38:00Z">
            <w:rPr/>
          </w:rPrChange>
        </w:rPr>
        <w:fldChar w:fldCharType="separate"/>
      </w:r>
      <w:ins w:id="372" w:author="melan_000" w:date="2014-11-20T01:41:00Z">
        <w:r w:rsidR="00113A04">
          <w:t>3.1</w:t>
        </w:r>
      </w:ins>
      <w:ins w:id="373" w:author="melan_000" w:date="2014-11-18T22:54:00Z">
        <w:r w:rsidR="00530626" w:rsidRPr="00234EB2">
          <w:rPr>
            <w:rPrChange w:id="374" w:author="melan_000" w:date="2014-11-20T01:38:00Z">
              <w:rPr/>
            </w:rPrChange>
          </w:rPr>
          <w:fldChar w:fldCharType="end"/>
        </w:r>
      </w:ins>
      <w:ins w:id="375" w:author="melan_000" w:date="2014-11-18T22:44:00Z">
        <w:r w:rsidRPr="00234EB2">
          <w:rPr>
            <w:rPrChange w:id="376" w:author="melan_000" w:date="2014-11-20T01:38:00Z">
              <w:rPr/>
            </w:rPrChange>
          </w:rPr>
          <w:t>, Project target language</w:t>
        </w:r>
      </w:ins>
    </w:p>
    <w:p w:rsidR="0015291C" w:rsidRPr="0033259F" w:rsidDel="0033259F" w:rsidRDefault="0015291C">
      <w:pPr>
        <w:pStyle w:val="ListParagraph"/>
        <w:ind w:left="2160" w:firstLine="720"/>
        <w:rPr>
          <w:del w:id="377" w:author="melan_000" w:date="2014-11-18T22:40:00Z"/>
          <w:sz w:val="24"/>
          <w:szCs w:val="24"/>
          <w:rPrChange w:id="378" w:author="melan_000" w:date="2014-11-18T22:44:00Z">
            <w:rPr>
              <w:del w:id="379" w:author="melan_000" w:date="2014-11-18T22:40:00Z"/>
            </w:rPr>
          </w:rPrChange>
        </w:rPr>
        <w:pPrChange w:id="380" w:author="melan_000" w:date="2014-11-18T22:44:00Z">
          <w:pPr>
            <w:pStyle w:val="ListParagraph"/>
            <w:ind w:left="426"/>
          </w:pPr>
        </w:pPrChange>
      </w:pPr>
    </w:p>
    <w:p w:rsidR="008C69F0" w:rsidRPr="0033259F" w:rsidDel="0033259F" w:rsidRDefault="008C69F0">
      <w:pPr>
        <w:rPr>
          <w:del w:id="381" w:author="melan_000" w:date="2014-11-18T22:40:00Z"/>
          <w:i/>
          <w:rPrChange w:id="382" w:author="melan_000" w:date="2014-11-18T22:45:00Z">
            <w:rPr>
              <w:del w:id="383" w:author="melan_000" w:date="2014-11-18T22:40:00Z"/>
            </w:rPr>
          </w:rPrChange>
        </w:rPr>
        <w:pPrChange w:id="384" w:author="melan_000" w:date="2014-11-18T22:45:00Z">
          <w:pPr>
            <w:pStyle w:val="ListParagraph"/>
            <w:ind w:left="426"/>
            <w:jc w:val="center"/>
          </w:pPr>
        </w:pPrChange>
      </w:pPr>
      <w:del w:id="385" w:author="melan_000" w:date="2014-11-18T22:40:00Z">
        <w:r w:rsidRPr="0033259F" w:rsidDel="0033259F">
          <w:rPr>
            <w:i/>
            <w:rPrChange w:id="386" w:author="melan_000" w:date="2014-11-18T22:45:00Z">
              <w:rPr/>
            </w:rPrChange>
          </w:rPr>
          <w:delText>Figure 3.1: Step 3.1</w:delText>
        </w:r>
      </w:del>
    </w:p>
    <w:p w:rsidR="008C69F0" w:rsidDel="0033259F" w:rsidRDefault="008C69F0">
      <w:pPr>
        <w:rPr>
          <w:del w:id="387" w:author="melan_000" w:date="2014-11-18T22:45:00Z"/>
        </w:rPr>
        <w:pPrChange w:id="388" w:author="melan_000" w:date="2014-11-18T22:45:00Z">
          <w:pPr>
            <w:pStyle w:val="ListParagraph"/>
            <w:ind w:left="426"/>
          </w:pPr>
        </w:pPrChange>
      </w:pPr>
    </w:p>
    <w:p w:rsidR="0015291C" w:rsidRDefault="00206880">
      <w:pPr>
        <w:pStyle w:val="ListParagraph"/>
        <w:numPr>
          <w:ilvl w:val="0"/>
          <w:numId w:val="6"/>
        </w:numPr>
        <w:ind w:left="426"/>
      </w:pPr>
      <w:r>
        <w:t xml:space="preserve">Go to the </w:t>
      </w:r>
      <w:r w:rsidRPr="00B122C3">
        <w:rPr>
          <w:b/>
        </w:rPr>
        <w:t>tools menu</w:t>
      </w:r>
      <w:r>
        <w:t xml:space="preserve"> &gt; “Create and Package IP”</w:t>
      </w:r>
    </w:p>
    <w:p w:rsidR="00E07126" w:rsidRDefault="00206880">
      <w:pPr>
        <w:pStyle w:val="ListParagraph"/>
        <w:numPr>
          <w:ilvl w:val="0"/>
          <w:numId w:val="6"/>
        </w:numPr>
        <w:ind w:left="426"/>
      </w:pPr>
      <w:r>
        <w:t xml:space="preserve">On the introductory screen, select the </w:t>
      </w:r>
      <w:r>
        <w:rPr>
          <w:b/>
        </w:rPr>
        <w:t>next</w:t>
      </w:r>
      <w:r>
        <w:t xml:space="preserve"> option.</w:t>
      </w:r>
    </w:p>
    <w:p w:rsidR="0015291C" w:rsidRDefault="00206880">
      <w:pPr>
        <w:pStyle w:val="ListParagraph"/>
        <w:numPr>
          <w:ilvl w:val="0"/>
          <w:numId w:val="6"/>
        </w:numPr>
        <w:ind w:left="426"/>
      </w:pPr>
      <w:bookmarkStart w:id="389" w:name="_Ref404114610"/>
      <w:r>
        <w:t>Select “</w:t>
      </w:r>
      <w:r>
        <w:rPr>
          <w:b/>
        </w:rPr>
        <w:t>Create new AXI4 peripheral</w:t>
      </w:r>
      <w:r>
        <w:t xml:space="preserve">” and then in the IP location, go up one </w:t>
      </w:r>
      <w:r w:rsidR="00D34A58">
        <w:t xml:space="preserve">level in the </w:t>
      </w:r>
      <w:r>
        <w:t xml:space="preserve">directory </w:t>
      </w:r>
      <w:r w:rsidR="00D34A58">
        <w:t xml:space="preserve">hierarchy </w:t>
      </w:r>
      <w:r>
        <w:t xml:space="preserve">from where </w:t>
      </w:r>
      <w:del w:id="390" w:author="melan_000" w:date="2014-11-19T22:08:00Z">
        <w:r w:rsidDel="006F37BF">
          <w:delText xml:space="preserve">your </w:delText>
        </w:r>
      </w:del>
      <w:ins w:id="391" w:author="melan_000" w:date="2014-11-19T22:08:00Z">
        <w:r w:rsidR="006F37BF">
          <w:t xml:space="preserve">the </w:t>
        </w:r>
      </w:ins>
      <w:r w:rsidR="004A60BC">
        <w:t>high-level</w:t>
      </w:r>
      <w:r w:rsidR="00F666A2">
        <w:t xml:space="preserve"> project file is located</w:t>
      </w:r>
      <w:ins w:id="392" w:author="melan_000" w:date="2014-11-19T22:09:00Z">
        <w:r w:rsidR="006F37BF">
          <w:t>.</w:t>
        </w:r>
      </w:ins>
      <w:del w:id="393" w:author="melan_000" w:date="2014-11-19T22:09:00Z">
        <w:r w:rsidR="00F666A2" w:rsidDel="006F37BF">
          <w:delText>,</w:delText>
        </w:r>
      </w:del>
      <w:r>
        <w:t xml:space="preserve"> </w:t>
      </w:r>
      <w:del w:id="394" w:author="melan_000" w:date="2014-11-19T22:09:00Z">
        <w:r w:rsidR="00F666A2" w:rsidDel="006F37BF">
          <w:delText>s</w:delText>
        </w:r>
        <w:r w:rsidDel="006F37BF">
          <w:delText>o your</w:delText>
        </w:r>
      </w:del>
      <w:ins w:id="395" w:author="melan_000" w:date="2014-11-19T22:09:00Z">
        <w:r w:rsidR="006F37BF">
          <w:t>The</w:t>
        </w:r>
      </w:ins>
      <w:r>
        <w:t xml:space="preserve"> </w:t>
      </w:r>
      <w:r w:rsidR="004A60BC">
        <w:t>high-level</w:t>
      </w:r>
      <w:r>
        <w:t xml:space="preserve"> project directory and </w:t>
      </w:r>
      <w:r w:rsidR="00763014">
        <w:t xml:space="preserve">the </w:t>
      </w:r>
      <w:r>
        <w:t xml:space="preserve">IP that </w:t>
      </w:r>
      <w:ins w:id="396" w:author="melan_000" w:date="2014-11-19T22:09:00Z">
        <w:r w:rsidR="004861E9">
          <w:t>will be</w:t>
        </w:r>
      </w:ins>
      <w:del w:id="397" w:author="melan_000" w:date="2014-11-19T22:09:00Z">
        <w:r w:rsidDel="004861E9">
          <w:delText xml:space="preserve">we </w:delText>
        </w:r>
        <w:r w:rsidR="00763014" w:rsidDel="004861E9">
          <w:delText>will</w:delText>
        </w:r>
      </w:del>
      <w:r w:rsidR="00763014">
        <w:t xml:space="preserve"> create</w:t>
      </w:r>
      <w:ins w:id="398" w:author="melan_000" w:date="2014-11-19T22:09:00Z">
        <w:r w:rsidR="004861E9">
          <w:t>d</w:t>
        </w:r>
      </w:ins>
      <w:r w:rsidR="00763014">
        <w:t xml:space="preserve"> </w:t>
      </w:r>
      <w:del w:id="399" w:author="melan_000" w:date="2014-11-19T22:09:00Z">
        <w:r w:rsidDel="004861E9">
          <w:delText xml:space="preserve">will </w:delText>
        </w:r>
      </w:del>
      <w:ins w:id="400" w:author="melan_000" w:date="2014-11-19T22:09:00Z">
        <w:r w:rsidR="004861E9">
          <w:t xml:space="preserve">should </w:t>
        </w:r>
      </w:ins>
      <w:r w:rsidR="00CF380E">
        <w:t>be located</w:t>
      </w:r>
      <w:r>
        <w:t xml:space="preserve"> in the same</w:t>
      </w:r>
      <w:r w:rsidR="00E07126">
        <w:t xml:space="preserve"> directory (e.g. C:/…./XX/high-l</w:t>
      </w:r>
      <w:r>
        <w:t xml:space="preserve">evel &amp; </w:t>
      </w:r>
      <w:r w:rsidR="00E07126">
        <w:t>C</w:t>
      </w:r>
      <w:r>
        <w:t>:/…/XX/IP)</w:t>
      </w:r>
      <w:bookmarkEnd w:id="389"/>
    </w:p>
    <w:p w:rsidR="0033259F" w:rsidRDefault="00206880">
      <w:pPr>
        <w:pStyle w:val="ListParagraph"/>
        <w:keepNext/>
        <w:ind w:left="426"/>
        <w:jc w:val="center"/>
        <w:rPr>
          <w:ins w:id="401" w:author="melan_000" w:date="2014-11-18T22:41:00Z"/>
        </w:rPr>
        <w:pPrChange w:id="402" w:author="melan_000" w:date="2014-11-18T22:41:00Z">
          <w:pPr>
            <w:pStyle w:val="ListParagraph"/>
            <w:ind w:left="426"/>
            <w:jc w:val="center"/>
          </w:pPr>
        </w:pPrChange>
      </w:pPr>
      <w:r>
        <w:rPr>
          <w:noProof/>
          <w:lang w:eastAsia="en-AU"/>
        </w:rPr>
        <w:drawing>
          <wp:inline distT="0" distB="0" distL="0" distR="0" wp14:anchorId="15F3895C" wp14:editId="3AE941AC">
            <wp:extent cx="3886200" cy="3432523"/>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90985" cy="3436749"/>
                    </a:xfrm>
                    <a:prstGeom prst="rect">
                      <a:avLst/>
                    </a:prstGeom>
                    <a:noFill/>
                    <a:ln>
                      <a:noFill/>
                    </a:ln>
                  </pic:spPr>
                </pic:pic>
              </a:graphicData>
            </a:graphic>
          </wp:inline>
        </w:drawing>
      </w:r>
    </w:p>
    <w:p w:rsidR="0015291C" w:rsidRPr="00234EB2" w:rsidRDefault="0033259F">
      <w:pPr>
        <w:pStyle w:val="Caption"/>
        <w:rPr>
          <w:rPrChange w:id="403" w:author="melan_000" w:date="2014-11-20T01:38:00Z">
            <w:rPr/>
          </w:rPrChange>
        </w:rPr>
        <w:pPrChange w:id="404" w:author="melan_000" w:date="2014-11-20T01:38:00Z">
          <w:pPr>
            <w:pStyle w:val="ListParagraph"/>
            <w:ind w:left="426"/>
            <w:jc w:val="center"/>
          </w:pPr>
        </w:pPrChange>
      </w:pPr>
      <w:ins w:id="405" w:author="melan_000" w:date="2014-11-18T22:41:00Z">
        <w:r w:rsidRPr="00F93019">
          <w:t xml:space="preserve">Figure </w:t>
        </w:r>
      </w:ins>
      <w:ins w:id="406" w:author="melan_000" w:date="2014-11-19T00:07:00Z">
        <w:r w:rsidR="00B72989" w:rsidRPr="00F93019">
          <w:fldChar w:fldCharType="begin"/>
        </w:r>
        <w:r w:rsidR="00B72989" w:rsidRPr="00234EB2">
          <w:rPr>
            <w:rPrChange w:id="407" w:author="melan_000" w:date="2014-11-20T01:38:00Z">
              <w:rPr/>
            </w:rPrChange>
          </w:rPr>
          <w:instrText xml:space="preserve"> STYLEREF 1 \s </w:instrText>
        </w:r>
      </w:ins>
      <w:r w:rsidR="00B72989" w:rsidRPr="00F93019">
        <w:rPr>
          <w:rPrChange w:id="408" w:author="melan_000" w:date="2014-11-20T01:38:00Z">
            <w:rPr/>
          </w:rPrChange>
        </w:rPr>
        <w:fldChar w:fldCharType="separate"/>
      </w:r>
      <w:r w:rsidR="00113A04">
        <w:rPr>
          <w:noProof/>
        </w:rPr>
        <w:t>3</w:t>
      </w:r>
      <w:ins w:id="409" w:author="melan_000" w:date="2014-11-19T00:07:00Z">
        <w:r w:rsidR="00B72989" w:rsidRPr="00F93019">
          <w:fldChar w:fldCharType="end"/>
        </w:r>
        <w:r w:rsidR="00B72989" w:rsidRPr="008C2DAD">
          <w:noBreakHyphen/>
        </w:r>
        <w:r w:rsidR="00B72989" w:rsidRPr="00D74766">
          <w:fldChar w:fldCharType="begin"/>
        </w:r>
        <w:r w:rsidR="00B72989" w:rsidRPr="00234EB2">
          <w:rPr>
            <w:rPrChange w:id="410" w:author="melan_000" w:date="2014-11-20T01:38:00Z">
              <w:rPr/>
            </w:rPrChange>
          </w:rPr>
          <w:instrText xml:space="preserve"> SEQ Figure \* ARABIC \s 1 </w:instrText>
        </w:r>
      </w:ins>
      <w:r w:rsidR="00B72989" w:rsidRPr="00D74766">
        <w:rPr>
          <w:rPrChange w:id="411" w:author="melan_000" w:date="2014-11-20T01:38:00Z">
            <w:rPr/>
          </w:rPrChange>
        </w:rPr>
        <w:fldChar w:fldCharType="separate"/>
      </w:r>
      <w:ins w:id="412" w:author="melan_000" w:date="2014-11-20T01:41:00Z">
        <w:r w:rsidR="00113A04">
          <w:rPr>
            <w:noProof/>
          </w:rPr>
          <w:t>2</w:t>
        </w:r>
      </w:ins>
      <w:ins w:id="413" w:author="melan_000" w:date="2014-11-19T00:07:00Z">
        <w:r w:rsidR="00B72989" w:rsidRPr="00D74766">
          <w:fldChar w:fldCharType="end"/>
        </w:r>
      </w:ins>
      <w:ins w:id="414" w:author="melan_000" w:date="2014-11-18T22:41:00Z">
        <w:r w:rsidRPr="00D74766">
          <w:t xml:space="preserve">: Step </w:t>
        </w:r>
      </w:ins>
      <w:ins w:id="415" w:author="melan_000" w:date="2014-11-18T22:54:00Z">
        <w:r w:rsidR="00530626" w:rsidRPr="00234EB2">
          <w:fldChar w:fldCharType="begin"/>
        </w:r>
        <w:r w:rsidR="00530626" w:rsidRPr="00234EB2">
          <w:rPr>
            <w:rPrChange w:id="416" w:author="melan_000" w:date="2014-11-20T01:38:00Z">
              <w:rPr/>
            </w:rPrChange>
          </w:rPr>
          <w:instrText xml:space="preserve"> REF _Ref404114610 \r \h </w:instrText>
        </w:r>
      </w:ins>
      <w:r w:rsidR="00234EB2" w:rsidRPr="00234EB2">
        <w:rPr>
          <w:rPrChange w:id="417" w:author="melan_000" w:date="2014-11-20T01:38:00Z">
            <w:rPr/>
          </w:rPrChange>
        </w:rPr>
        <w:instrText xml:space="preserve"> \* MERGEFORMAT </w:instrText>
      </w:r>
      <w:r w:rsidR="00530626" w:rsidRPr="00234EB2">
        <w:rPr>
          <w:rPrChange w:id="418" w:author="melan_000" w:date="2014-11-20T01:38:00Z">
            <w:rPr/>
          </w:rPrChange>
        </w:rPr>
        <w:fldChar w:fldCharType="separate"/>
      </w:r>
      <w:ins w:id="419" w:author="melan_000" w:date="2014-11-20T01:41:00Z">
        <w:r w:rsidR="00113A04">
          <w:t>3.4</w:t>
        </w:r>
      </w:ins>
      <w:ins w:id="420" w:author="melan_000" w:date="2014-11-18T22:54:00Z">
        <w:r w:rsidR="00530626" w:rsidRPr="00CB4087">
          <w:fldChar w:fldCharType="end"/>
        </w:r>
      </w:ins>
      <w:ins w:id="421" w:author="melan_000" w:date="2014-11-18T22:41:00Z">
        <w:r w:rsidRPr="00234EB2">
          <w:rPr>
            <w:rPrChange w:id="422" w:author="melan_000" w:date="2014-11-20T01:38:00Z">
              <w:rPr/>
            </w:rPrChange>
          </w:rPr>
          <w:t>, selecting IP type and location</w:t>
        </w:r>
      </w:ins>
    </w:p>
    <w:p w:rsidR="00C541A7" w:rsidRPr="00C541A7" w:rsidDel="0033259F" w:rsidRDefault="00C541A7" w:rsidP="00C541A7">
      <w:pPr>
        <w:pStyle w:val="ListParagraph"/>
        <w:ind w:left="426"/>
        <w:jc w:val="center"/>
        <w:rPr>
          <w:del w:id="423" w:author="melan_000" w:date="2014-11-18T22:42:00Z"/>
          <w:i/>
        </w:rPr>
      </w:pPr>
      <w:del w:id="424" w:author="melan_000" w:date="2014-11-18T22:42:00Z">
        <w:r w:rsidDel="0033259F">
          <w:rPr>
            <w:i/>
          </w:rPr>
          <w:lastRenderedPageBreak/>
          <w:delText>Figure 3.2: Step 3</w:delText>
        </w:r>
        <w:r w:rsidR="00E07126" w:rsidDel="0033259F">
          <w:rPr>
            <w:i/>
          </w:rPr>
          <w:delText>.4</w:delText>
        </w:r>
        <w:r w:rsidR="00443DD5" w:rsidDel="0033259F">
          <w:rPr>
            <w:i/>
          </w:rPr>
          <w:delText>, selecting IP Type/location</w:delText>
        </w:r>
      </w:del>
    </w:p>
    <w:p w:rsidR="0015291C" w:rsidRDefault="00F33F89">
      <w:pPr>
        <w:pStyle w:val="ListParagraph"/>
        <w:numPr>
          <w:ilvl w:val="0"/>
          <w:numId w:val="6"/>
        </w:numPr>
        <w:ind w:left="426"/>
      </w:pPr>
      <w:bookmarkStart w:id="425" w:name="_Ref404114623"/>
      <w:ins w:id="426" w:author="melan_000" w:date="2014-11-19T22:10:00Z">
        <w:r>
          <w:rPr>
            <w:noProof/>
            <w:lang w:eastAsia="en-AU"/>
          </w:rPr>
          <w:t>N</w:t>
        </w:r>
      </w:ins>
      <w:del w:id="427" w:author="melan_000" w:date="2014-11-19T22:10:00Z">
        <w:r w:rsidR="00206880" w:rsidDel="00F33F89">
          <w:rPr>
            <w:noProof/>
            <w:lang w:eastAsia="en-AU"/>
          </w:rPr>
          <w:delText>Now n</w:delText>
        </w:r>
      </w:del>
      <w:r w:rsidR="00206880">
        <w:rPr>
          <w:noProof/>
          <w:lang w:eastAsia="en-AU"/>
        </w:rPr>
        <w:t>ame the IP as “</w:t>
      </w:r>
      <w:r w:rsidR="00206880" w:rsidRPr="00B122C3">
        <w:rPr>
          <w:b/>
          <w:noProof/>
          <w:lang w:eastAsia="en-AU"/>
        </w:rPr>
        <w:t>lab0_ip</w:t>
      </w:r>
      <w:r w:rsidR="00206880">
        <w:rPr>
          <w:noProof/>
          <w:lang w:eastAsia="en-AU"/>
        </w:rPr>
        <w:t>”</w:t>
      </w:r>
      <w:ins w:id="428" w:author="melan_000" w:date="2014-10-21T17:29:00Z">
        <w:r w:rsidR="0022221C">
          <w:t>,</w:t>
        </w:r>
      </w:ins>
      <w:del w:id="429" w:author="melan_000" w:date="2014-10-21T17:29:00Z">
        <w:r w:rsidR="00206880" w:rsidDel="0022221C">
          <w:delText>,</w:delText>
        </w:r>
      </w:del>
      <w:r w:rsidR="00206880">
        <w:t xml:space="preserve"> updat</w:t>
      </w:r>
      <w:ins w:id="430" w:author="melan_000" w:date="2014-10-21T17:27:00Z">
        <w:r w:rsidR="0022221C">
          <w:t>e</w:t>
        </w:r>
      </w:ins>
      <w:del w:id="431" w:author="melan_000" w:date="2014-10-21T17:27:00Z">
        <w:r w:rsidR="00206880" w:rsidDel="0022221C">
          <w:delText>ing</w:delText>
        </w:r>
      </w:del>
      <w:r w:rsidR="00206880">
        <w:t xml:space="preserve"> the display name</w:t>
      </w:r>
      <w:ins w:id="432" w:author="melan_000" w:date="2014-10-21T17:29:00Z">
        <w:r w:rsidR="0022221C">
          <w:t>,</w:t>
        </w:r>
      </w:ins>
      <w:r w:rsidR="00206880">
        <w:t xml:space="preserve"> </w:t>
      </w:r>
      <w:ins w:id="433" w:author="melan_000" w:date="2014-10-21T17:29:00Z">
        <w:r w:rsidR="0022221C">
          <w:t>and provide a description of the peripheral</w:t>
        </w:r>
      </w:ins>
      <w:del w:id="434" w:author="melan_000" w:date="2014-10-21T17:30:00Z">
        <w:r w:rsidR="00206880" w:rsidDel="0022221C">
          <w:delText>accordingly</w:delText>
        </w:r>
      </w:del>
      <w:del w:id="435" w:author="melan_000" w:date="2014-10-21T17:29:00Z">
        <w:r w:rsidR="00206880" w:rsidDel="0022221C">
          <w:delText xml:space="preserve">, </w:delText>
        </w:r>
      </w:del>
      <w:del w:id="436" w:author="melan_000" w:date="2014-10-21T17:28:00Z">
        <w:r w:rsidR="00206880" w:rsidDel="0022221C">
          <w:delText>as well as</w:delText>
        </w:r>
      </w:del>
      <w:del w:id="437" w:author="melan_000" w:date="2014-10-21T17:29:00Z">
        <w:r w:rsidR="00206880" w:rsidDel="0022221C">
          <w:delText xml:space="preserve"> </w:delText>
        </w:r>
      </w:del>
      <w:del w:id="438" w:author="melan_000" w:date="2014-10-21T17:28:00Z">
        <w:r w:rsidR="00206880" w:rsidDel="0022221C">
          <w:delText>adding a</w:delText>
        </w:r>
      </w:del>
      <w:del w:id="439" w:author="melan_000" w:date="2014-10-21T17:29:00Z">
        <w:r w:rsidR="00206880" w:rsidDel="0022221C">
          <w:delText xml:space="preserve"> more relevant description</w:delText>
        </w:r>
      </w:del>
      <w:r w:rsidR="00206880">
        <w:t>.</w:t>
      </w:r>
      <w:bookmarkEnd w:id="425"/>
    </w:p>
    <w:p w:rsidR="001958DE" w:rsidRDefault="00206880">
      <w:pPr>
        <w:pStyle w:val="ListParagraph"/>
        <w:keepNext/>
        <w:ind w:left="426"/>
        <w:jc w:val="center"/>
        <w:rPr>
          <w:ins w:id="440" w:author="melan_000" w:date="2014-11-18T22:46:00Z"/>
        </w:rPr>
        <w:pPrChange w:id="441" w:author="melan_000" w:date="2014-11-18T22:46:00Z">
          <w:pPr>
            <w:pStyle w:val="ListParagraph"/>
            <w:ind w:left="426"/>
            <w:jc w:val="center"/>
          </w:pPr>
        </w:pPrChange>
      </w:pPr>
      <w:r>
        <w:rPr>
          <w:noProof/>
          <w:lang w:eastAsia="en-AU"/>
        </w:rPr>
        <w:drawing>
          <wp:inline distT="0" distB="0" distL="0" distR="0" wp14:anchorId="70EE3B98" wp14:editId="7E7124BC">
            <wp:extent cx="5187707" cy="1787978"/>
            <wp:effectExtent l="0" t="0" r="0" b="3175"/>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a:extLst>
                        <a:ext uri="{28A0092B-C50C-407E-A947-70E740481C1C}">
                          <a14:useLocalDpi xmlns:a14="http://schemas.microsoft.com/office/drawing/2010/main" val="0"/>
                        </a:ext>
                      </a:extLst>
                    </a:blip>
                    <a:srcRect t="-2" b="39273"/>
                    <a:stretch/>
                  </pic:blipFill>
                  <pic:spPr bwMode="auto">
                    <a:xfrm>
                      <a:off x="0" y="0"/>
                      <a:ext cx="5191125" cy="178915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234EB2" w:rsidRDefault="001958DE">
      <w:pPr>
        <w:pStyle w:val="Caption"/>
        <w:rPr>
          <w:rPrChange w:id="442" w:author="melan_000" w:date="2014-11-20T01:39:00Z">
            <w:rPr/>
          </w:rPrChange>
        </w:rPr>
        <w:pPrChange w:id="443" w:author="melan_000" w:date="2014-11-20T01:39:00Z">
          <w:pPr>
            <w:pStyle w:val="ListParagraph"/>
            <w:ind w:left="426"/>
            <w:jc w:val="center"/>
          </w:pPr>
        </w:pPrChange>
      </w:pPr>
      <w:ins w:id="444" w:author="melan_000" w:date="2014-11-18T22:46:00Z">
        <w:r w:rsidRPr="00F93019">
          <w:t xml:space="preserve">Figure </w:t>
        </w:r>
      </w:ins>
      <w:ins w:id="445" w:author="melan_000" w:date="2014-11-19T00:07:00Z">
        <w:r w:rsidR="00B72989" w:rsidRPr="00F93019">
          <w:fldChar w:fldCharType="begin"/>
        </w:r>
        <w:r w:rsidR="00B72989" w:rsidRPr="00234EB2">
          <w:rPr>
            <w:rPrChange w:id="446" w:author="melan_000" w:date="2014-11-20T01:39:00Z">
              <w:rPr/>
            </w:rPrChange>
          </w:rPr>
          <w:instrText xml:space="preserve"> STYLEREF 1 \s </w:instrText>
        </w:r>
      </w:ins>
      <w:r w:rsidR="00B72989" w:rsidRPr="00F93019">
        <w:rPr>
          <w:rPrChange w:id="447" w:author="melan_000" w:date="2014-11-20T01:39:00Z">
            <w:rPr/>
          </w:rPrChange>
        </w:rPr>
        <w:fldChar w:fldCharType="separate"/>
      </w:r>
      <w:r w:rsidR="00113A04">
        <w:rPr>
          <w:noProof/>
        </w:rPr>
        <w:t>3</w:t>
      </w:r>
      <w:ins w:id="448" w:author="melan_000" w:date="2014-11-19T00:07:00Z">
        <w:r w:rsidR="00B72989" w:rsidRPr="00F93019">
          <w:fldChar w:fldCharType="end"/>
        </w:r>
        <w:r w:rsidR="00B72989" w:rsidRPr="008C2DAD">
          <w:noBreakHyphen/>
        </w:r>
        <w:r w:rsidR="00B72989" w:rsidRPr="00D74766">
          <w:fldChar w:fldCharType="begin"/>
        </w:r>
        <w:r w:rsidR="00B72989" w:rsidRPr="00234EB2">
          <w:rPr>
            <w:rPrChange w:id="449" w:author="melan_000" w:date="2014-11-20T01:39:00Z">
              <w:rPr/>
            </w:rPrChange>
          </w:rPr>
          <w:instrText xml:space="preserve"> SEQ Figure \* ARABIC \s 1 </w:instrText>
        </w:r>
      </w:ins>
      <w:r w:rsidR="00B72989" w:rsidRPr="00D74766">
        <w:rPr>
          <w:rPrChange w:id="450" w:author="melan_000" w:date="2014-11-20T01:39:00Z">
            <w:rPr/>
          </w:rPrChange>
        </w:rPr>
        <w:fldChar w:fldCharType="separate"/>
      </w:r>
      <w:ins w:id="451" w:author="melan_000" w:date="2014-11-20T01:41:00Z">
        <w:r w:rsidR="00113A04">
          <w:rPr>
            <w:noProof/>
          </w:rPr>
          <w:t>3</w:t>
        </w:r>
      </w:ins>
      <w:ins w:id="452" w:author="melan_000" w:date="2014-11-19T00:07:00Z">
        <w:r w:rsidR="00B72989" w:rsidRPr="00D74766">
          <w:fldChar w:fldCharType="end"/>
        </w:r>
      </w:ins>
      <w:ins w:id="453" w:author="melan_000" w:date="2014-11-18T22:46:00Z">
        <w:r w:rsidRPr="00D74766">
          <w:t xml:space="preserve">: Step </w:t>
        </w:r>
      </w:ins>
      <w:ins w:id="454" w:author="melan_000" w:date="2014-11-18T22:54:00Z">
        <w:r w:rsidR="00530626" w:rsidRPr="00234EB2">
          <w:fldChar w:fldCharType="begin"/>
        </w:r>
        <w:r w:rsidR="00530626" w:rsidRPr="00234EB2">
          <w:rPr>
            <w:rPrChange w:id="455" w:author="melan_000" w:date="2014-11-20T01:39:00Z">
              <w:rPr/>
            </w:rPrChange>
          </w:rPr>
          <w:instrText xml:space="preserve"> REF _Ref404114623 \r \h </w:instrText>
        </w:r>
      </w:ins>
      <w:r w:rsidR="00234EB2" w:rsidRPr="00234EB2">
        <w:rPr>
          <w:rPrChange w:id="456" w:author="melan_000" w:date="2014-11-20T01:39:00Z">
            <w:rPr/>
          </w:rPrChange>
        </w:rPr>
        <w:instrText xml:space="preserve"> \* MERGEFORMAT </w:instrText>
      </w:r>
      <w:r w:rsidR="00530626" w:rsidRPr="00234EB2">
        <w:rPr>
          <w:rPrChange w:id="457" w:author="melan_000" w:date="2014-11-20T01:39:00Z">
            <w:rPr/>
          </w:rPrChange>
        </w:rPr>
        <w:fldChar w:fldCharType="separate"/>
      </w:r>
      <w:ins w:id="458" w:author="melan_000" w:date="2014-11-20T01:41:00Z">
        <w:r w:rsidR="00113A04">
          <w:t>3.5</w:t>
        </w:r>
      </w:ins>
      <w:ins w:id="459" w:author="melan_000" w:date="2014-11-18T22:54:00Z">
        <w:r w:rsidR="00530626" w:rsidRPr="00CB4087">
          <w:fldChar w:fldCharType="end"/>
        </w:r>
      </w:ins>
      <w:ins w:id="460" w:author="melan_000" w:date="2014-11-18T22:46:00Z">
        <w:r w:rsidRPr="00234EB2">
          <w:rPr>
            <w:rPrChange w:id="461" w:author="melan_000" w:date="2014-11-20T01:39:00Z">
              <w:rPr/>
            </w:rPrChange>
          </w:rPr>
          <w:t xml:space="preserve">, naming </w:t>
        </w:r>
      </w:ins>
      <w:ins w:id="462" w:author="melan_000" w:date="2014-11-19T22:10:00Z">
        <w:r w:rsidR="00F33F89" w:rsidRPr="00234EB2">
          <w:rPr>
            <w:rPrChange w:id="463" w:author="melan_000" w:date="2014-11-20T01:39:00Z">
              <w:rPr/>
            </w:rPrChange>
          </w:rPr>
          <w:t>the new</w:t>
        </w:r>
      </w:ins>
      <w:ins w:id="464" w:author="melan_000" w:date="2014-11-18T22:46:00Z">
        <w:r w:rsidRPr="00234EB2">
          <w:rPr>
            <w:rPrChange w:id="465" w:author="melan_000" w:date="2014-11-20T01:39:00Z">
              <w:rPr/>
            </w:rPrChange>
          </w:rPr>
          <w:t xml:space="preserve"> IP</w:t>
        </w:r>
      </w:ins>
    </w:p>
    <w:p w:rsidR="00820E88" w:rsidRPr="00820E88" w:rsidDel="001958DE" w:rsidRDefault="00820E88" w:rsidP="00820E88">
      <w:pPr>
        <w:pStyle w:val="ListParagraph"/>
        <w:ind w:left="426"/>
        <w:jc w:val="center"/>
        <w:rPr>
          <w:del w:id="466" w:author="melan_000" w:date="2014-11-18T22:46:00Z"/>
          <w:i/>
        </w:rPr>
      </w:pPr>
      <w:del w:id="467" w:author="melan_000" w:date="2014-11-18T22:46:00Z">
        <w:r w:rsidDel="001958DE">
          <w:rPr>
            <w:i/>
          </w:rPr>
          <w:delText>Figure 3.3: Step 3.</w:delText>
        </w:r>
        <w:r w:rsidR="00E07126" w:rsidDel="001958DE">
          <w:rPr>
            <w:i/>
          </w:rPr>
          <w:delText>5</w:delText>
        </w:r>
        <w:r w:rsidDel="001958DE">
          <w:rPr>
            <w:i/>
          </w:rPr>
          <w:delText>, naming your IP</w:delText>
        </w:r>
      </w:del>
    </w:p>
    <w:p w:rsidR="0015291C" w:rsidRDefault="0022221C">
      <w:pPr>
        <w:pStyle w:val="ListParagraph"/>
        <w:numPr>
          <w:ilvl w:val="0"/>
          <w:numId w:val="6"/>
        </w:numPr>
        <w:ind w:left="426"/>
      </w:pPr>
      <w:ins w:id="468" w:author="melan_000" w:date="2014-10-21T17:30:00Z">
        <w:r>
          <w:t xml:space="preserve"> </w:t>
        </w:r>
        <w:bookmarkStart w:id="469" w:name="_Ref404114638"/>
        <w:r>
          <w:t>In</w:t>
        </w:r>
      </w:ins>
      <w:del w:id="470" w:author="melan_000" w:date="2014-10-21T17:30:00Z">
        <w:r w:rsidR="00206880" w:rsidDel="0022221C">
          <w:delText>For</w:delText>
        </w:r>
      </w:del>
      <w:r w:rsidR="00206880">
        <w:t xml:space="preserve"> the next menu</w:t>
      </w:r>
      <w:ins w:id="471" w:author="melan_000" w:date="2014-10-21T17:30:00Z">
        <w:r>
          <w:t>,</w:t>
        </w:r>
      </w:ins>
      <w:r w:rsidR="00206880">
        <w:t xml:space="preserve"> </w:t>
      </w:r>
      <w:del w:id="472" w:author="melan_000" w:date="2014-10-21T17:31:00Z">
        <w:r w:rsidR="00206880" w:rsidDel="000C58FC">
          <w:delText>we</w:delText>
        </w:r>
      </w:del>
      <w:del w:id="473" w:author="melan_000" w:date="2014-10-21T17:30:00Z">
        <w:r w:rsidR="00206880" w:rsidDel="0022221C">
          <w:delText>’ll</w:delText>
        </w:r>
      </w:del>
      <w:del w:id="474" w:author="melan_000" w:date="2014-10-21T17:31:00Z">
        <w:r w:rsidR="00206880" w:rsidDel="000C58FC">
          <w:delText xml:space="preserve"> </w:delText>
        </w:r>
      </w:del>
      <w:r w:rsidR="00206880">
        <w:t xml:space="preserve">keep the </w:t>
      </w:r>
      <w:r w:rsidR="00206880" w:rsidRPr="00B122C3">
        <w:rPr>
          <w:b/>
        </w:rPr>
        <w:t>default</w:t>
      </w:r>
      <w:r w:rsidR="00206880">
        <w:t xml:space="preserve"> options selected</w:t>
      </w:r>
      <w:ins w:id="475" w:author="melan_000" w:date="2014-10-21T17:53:00Z">
        <w:r w:rsidR="005A674B">
          <w:t xml:space="preserve"> as shown in </w:t>
        </w:r>
      </w:ins>
      <w:ins w:id="476" w:author="melan_000" w:date="2014-11-18T23:55:00Z">
        <w:r w:rsidR="00853055">
          <w:fldChar w:fldCharType="begin"/>
        </w:r>
        <w:r w:rsidR="00853055">
          <w:instrText xml:space="preserve"> REF _Ref404118252 \h </w:instrText>
        </w:r>
      </w:ins>
      <w:r w:rsidR="00853055">
        <w:fldChar w:fldCharType="separate"/>
      </w:r>
      <w:ins w:id="477" w:author="melan_000" w:date="2014-11-20T01:41:00Z">
        <w:r w:rsidR="00113A04" w:rsidRPr="00F93019">
          <w:rPr>
            <w:i/>
            <w:iCs/>
            <w:szCs w:val="18"/>
          </w:rPr>
          <w:t xml:space="preserve">Figure </w:t>
        </w:r>
        <w:r w:rsidR="00113A04">
          <w:rPr>
            <w:noProof/>
          </w:rPr>
          <w:t>3</w:t>
        </w:r>
        <w:r w:rsidR="00113A04" w:rsidRPr="00F93019">
          <w:rPr>
            <w:i/>
            <w:iCs/>
            <w:szCs w:val="18"/>
          </w:rPr>
          <w:noBreakHyphen/>
        </w:r>
        <w:r w:rsidR="00113A04">
          <w:rPr>
            <w:noProof/>
          </w:rPr>
          <w:t>4</w:t>
        </w:r>
      </w:ins>
      <w:ins w:id="478" w:author="melan_000" w:date="2014-11-18T23:55:00Z">
        <w:r w:rsidR="00853055">
          <w:fldChar w:fldCharType="end"/>
        </w:r>
      </w:ins>
      <w:ins w:id="479" w:author="melan_000" w:date="2014-10-21T17:32:00Z">
        <w:r w:rsidR="00814192">
          <w:t>.</w:t>
        </w:r>
      </w:ins>
      <w:bookmarkEnd w:id="469"/>
      <w:del w:id="480" w:author="melan_000" w:date="2014-10-21T17:32:00Z">
        <w:r w:rsidR="00206880" w:rsidDel="00814192">
          <w:delText>, h</w:delText>
        </w:r>
      </w:del>
      <w:del w:id="481" w:author="melan_000" w:date="2014-10-21T17:35:00Z">
        <w:r w:rsidR="00206880" w:rsidDel="00814192">
          <w:delText>ere is an explanation as to why th</w:delText>
        </w:r>
      </w:del>
      <w:del w:id="482" w:author="melan_000" w:date="2014-10-21T17:30:00Z">
        <w:r w:rsidR="00206880" w:rsidDel="0022221C">
          <w:delText>ose</w:delText>
        </w:r>
      </w:del>
      <w:del w:id="483" w:author="melan_000" w:date="2014-10-21T17:35:00Z">
        <w:r w:rsidR="00206880" w:rsidDel="00814192">
          <w:delText xml:space="preserve"> options </w:delText>
        </w:r>
      </w:del>
      <w:del w:id="484" w:author="melan_000" w:date="2014-10-21T17:30:00Z">
        <w:r w:rsidR="00206880" w:rsidDel="0022221C">
          <w:delText>were</w:delText>
        </w:r>
      </w:del>
      <w:del w:id="485" w:author="melan_000" w:date="2014-10-21T17:33:00Z">
        <w:r w:rsidR="00206880" w:rsidDel="00814192">
          <w:delText xml:space="preserve"> </w:delText>
        </w:r>
      </w:del>
      <w:del w:id="486" w:author="melan_000" w:date="2014-10-21T17:35:00Z">
        <w:r w:rsidR="00206880" w:rsidDel="00814192">
          <w:delText>selected:</w:delText>
        </w:r>
      </w:del>
    </w:p>
    <w:p w:rsidR="0015291C" w:rsidRDefault="00206880">
      <w:pPr>
        <w:pStyle w:val="ListParagraph"/>
        <w:numPr>
          <w:ilvl w:val="1"/>
          <w:numId w:val="6"/>
        </w:numPr>
        <w:ind w:left="426"/>
      </w:pPr>
      <w:r>
        <w:rPr>
          <w:b/>
        </w:rPr>
        <w:t>Interface Type (LITE)</w:t>
      </w:r>
      <w:r>
        <w:t xml:space="preserve"> –</w:t>
      </w:r>
      <w:del w:id="487" w:author="melan_000" w:date="2014-10-21T17:46:00Z">
        <w:r w:rsidDel="008F11DF">
          <w:delText xml:space="preserve"> LITE is the simplest of the three AXI protocol</w:delText>
        </w:r>
      </w:del>
      <w:del w:id="488" w:author="melan_000" w:date="2014-10-21T17:35:00Z">
        <w:r w:rsidDel="00814192">
          <w:delText>s to program for,</w:delText>
        </w:r>
      </w:del>
      <w:del w:id="489" w:author="melan_000" w:date="2014-10-21T17:46:00Z">
        <w:r w:rsidDel="008F11DF">
          <w:delText xml:space="preserve"> </w:delText>
        </w:r>
      </w:del>
      <w:ins w:id="490" w:author="melan_000" w:date="2014-10-21T17:47:00Z">
        <w:r w:rsidR="008F11DF">
          <w:t xml:space="preserve"> </w:t>
        </w:r>
      </w:ins>
      <w:ins w:id="491" w:author="melan_000" w:date="2014-10-26T21:06:00Z">
        <w:r w:rsidR="00A043BA">
          <w:t>Full and Steam AXI allows for burst transfers (4 packets at a time) and continuous data transfers respectively.</w:t>
        </w:r>
      </w:ins>
      <w:ins w:id="492" w:author="melan_000" w:date="2014-10-26T21:07:00Z">
        <w:r w:rsidR="005B56A0">
          <w:t xml:space="preserve"> When coupled with other peripherals, such as DMA controllers, these A</w:t>
        </w:r>
      </w:ins>
      <w:ins w:id="493" w:author="melan_000" w:date="2014-10-26T21:08:00Z">
        <w:r w:rsidR="005B56A0">
          <w:t>XI protocols can be essential for meeting throughput requirements. AXI</w:t>
        </w:r>
      </w:ins>
      <w:ins w:id="494" w:author="melan_000" w:date="2014-10-26T20:59:00Z">
        <w:r w:rsidR="00A043BA">
          <w:t xml:space="preserve"> LITE</w:t>
        </w:r>
      </w:ins>
      <w:ins w:id="495" w:author="melan_000" w:date="2014-10-26T21:13:00Z">
        <w:r w:rsidR="005B56A0">
          <w:t>, on the other hand,</w:t>
        </w:r>
      </w:ins>
      <w:ins w:id="496" w:author="melan_000" w:date="2014-10-26T20:59:00Z">
        <w:r w:rsidR="00A043BA">
          <w:t xml:space="preserve"> </w:t>
        </w:r>
      </w:ins>
      <w:ins w:id="497" w:author="melan_000" w:date="2014-10-26T21:08:00Z">
        <w:r w:rsidR="005B56A0">
          <w:t xml:space="preserve">is a simpler protocol </w:t>
        </w:r>
      </w:ins>
      <w:ins w:id="498" w:author="melan_000" w:date="2014-10-26T21:10:00Z">
        <w:r w:rsidR="005B56A0">
          <w:t>that satisfies the minimum hardware requirements of the AXI bus</w:t>
        </w:r>
      </w:ins>
      <w:ins w:id="499" w:author="melan_000" w:date="2014-10-26T21:13:00Z">
        <w:r w:rsidR="005B56A0">
          <w:t xml:space="preserve">. </w:t>
        </w:r>
      </w:ins>
      <w:ins w:id="500" w:author="melan_000" w:date="2014-10-26T21:16:00Z">
        <w:r w:rsidR="005B56A0">
          <w:t xml:space="preserve">This means that there will be fewer signals and state to worry about </w:t>
        </w:r>
      </w:ins>
      <w:ins w:id="501" w:author="melan_000" w:date="2014-10-26T21:17:00Z">
        <w:r w:rsidR="00B808E7">
          <w:t>when designing your custom IP</w:t>
        </w:r>
      </w:ins>
      <w:ins w:id="502" w:author="melan_000" w:date="2014-10-26T21:08:00Z">
        <w:r w:rsidR="005B56A0">
          <w:t>.</w:t>
        </w:r>
      </w:ins>
      <w:del w:id="503" w:author="melan_000" w:date="2014-10-26T21:09:00Z">
        <w:r w:rsidDel="005B56A0">
          <w:delText xml:space="preserve">Full AXI allows for burst </w:delText>
        </w:r>
      </w:del>
      <w:del w:id="504" w:author="melan_000" w:date="2014-10-21T17:47:00Z">
        <w:r w:rsidDel="008F11DF">
          <w:delText>(4 packet</w:delText>
        </w:r>
        <w:r w:rsidR="00565B80" w:rsidDel="008F11DF">
          <w:delText>s</w:delText>
        </w:r>
        <w:r w:rsidDel="008F11DF">
          <w:delText xml:space="preserve"> at a time) </w:delText>
        </w:r>
      </w:del>
      <w:del w:id="505" w:author="melan_000" w:date="2014-10-26T21:09:00Z">
        <w:r w:rsidDel="005B56A0">
          <w:delText>transfer, while Stream offers continu</w:delText>
        </w:r>
      </w:del>
      <w:del w:id="506" w:author="melan_000" w:date="2014-10-21T17:47:00Z">
        <w:r w:rsidDel="008F11DF">
          <w:delText>al</w:delText>
        </w:r>
      </w:del>
      <w:del w:id="507" w:author="melan_000" w:date="2014-10-26T21:09:00Z">
        <w:r w:rsidDel="005B56A0">
          <w:delText xml:space="preserve"> data transfer</w:delText>
        </w:r>
        <w:r w:rsidR="0027048A" w:rsidDel="005B56A0">
          <w:delText xml:space="preserve">. </w:delText>
        </w:r>
      </w:del>
      <w:del w:id="508" w:author="melan_000" w:date="2014-10-21T17:47:00Z">
        <w:r w:rsidR="0027048A" w:rsidDel="008F11DF">
          <w:delText>H</w:delText>
        </w:r>
        <w:r w:rsidDel="008F11DF">
          <w:delText>owever b</w:delText>
        </w:r>
      </w:del>
      <w:del w:id="509" w:author="melan_000" w:date="2014-10-26T21:09:00Z">
        <w:r w:rsidDel="005B56A0">
          <w:delText>oth Full &amp; Stream</w:delText>
        </w:r>
        <w:r w:rsidR="006E6478" w:rsidDel="005B56A0">
          <w:delText xml:space="preserve"> </w:delText>
        </w:r>
      </w:del>
      <w:del w:id="510" w:author="melan_000" w:date="2014-10-21T17:36:00Z">
        <w:r w:rsidR="006E6478" w:rsidDel="00814192">
          <w:delText>are</w:delText>
        </w:r>
      </w:del>
      <w:del w:id="511" w:author="melan_000" w:date="2014-10-21T17:42:00Z">
        <w:r w:rsidR="006E6478" w:rsidDel="008F11DF">
          <w:delText xml:space="preserve"> not easily programmed for on the PS, both featuring complex </w:delText>
        </w:r>
        <w:r w:rsidR="007A6784" w:rsidDel="008F11DF">
          <w:delText>software designs as precursors to interfacing with the IP, hence</w:delText>
        </w:r>
      </w:del>
      <w:del w:id="512" w:author="melan_000" w:date="2014-10-26T21:09:00Z">
        <w:r w:rsidR="00BA754B" w:rsidDel="005B56A0">
          <w:delText xml:space="preserve"> we </w:delText>
        </w:r>
      </w:del>
      <w:del w:id="513" w:author="melan_000" w:date="2014-10-21T17:48:00Z">
        <w:r w:rsidR="00BA754B" w:rsidDel="008F11DF">
          <w:delText>will stick to the</w:delText>
        </w:r>
        <w:r w:rsidR="00002613" w:rsidDel="008F11DF">
          <w:delText xml:space="preserve"> simpler</w:delText>
        </w:r>
        <w:r w:rsidR="00BA754B" w:rsidDel="008F11DF">
          <w:delText xml:space="preserve"> LITE</w:delText>
        </w:r>
        <w:r w:rsidR="00030710" w:rsidDel="008F11DF">
          <w:delText xml:space="preserve"> </w:delText>
        </w:r>
        <w:r w:rsidR="00BA754B" w:rsidDel="008F11DF">
          <w:delText>interface type</w:delText>
        </w:r>
      </w:del>
      <w:del w:id="514" w:author="melan_000" w:date="2014-10-26T21:09:00Z">
        <w:r w:rsidDel="005B56A0">
          <w:delText>.</w:delText>
        </w:r>
      </w:del>
    </w:p>
    <w:p w:rsidR="0015291C" w:rsidRDefault="00206880">
      <w:pPr>
        <w:pStyle w:val="ListParagraph"/>
        <w:numPr>
          <w:ilvl w:val="1"/>
          <w:numId w:val="6"/>
        </w:numPr>
        <w:ind w:left="426"/>
      </w:pPr>
      <w:r>
        <w:rPr>
          <w:b/>
        </w:rPr>
        <w:t xml:space="preserve">Interface Mode (SLAVE) </w:t>
      </w:r>
      <w:r>
        <w:t xml:space="preserve">– Since this IP is going to be issued commands by the processor this IP will act as a </w:t>
      </w:r>
      <w:r w:rsidR="00D74BAF">
        <w:t>Slave</w:t>
      </w:r>
      <w:r w:rsidRPr="00B122C3">
        <w:t>.</w:t>
      </w:r>
    </w:p>
    <w:p w:rsidR="0015291C" w:rsidRDefault="00206880">
      <w:pPr>
        <w:pStyle w:val="ListParagraph"/>
        <w:numPr>
          <w:ilvl w:val="1"/>
          <w:numId w:val="6"/>
        </w:numPr>
        <w:ind w:left="426"/>
      </w:pPr>
      <w:r>
        <w:rPr>
          <w:b/>
        </w:rPr>
        <w:t>Data Width (32)</w:t>
      </w:r>
      <w:r>
        <w:t xml:space="preserve"> – </w:t>
      </w:r>
      <w:del w:id="515" w:author="melan_000" w:date="2014-10-21T17:49:00Z">
        <w:r w:rsidDel="008F11DF">
          <w:delText>Again f</w:delText>
        </w:r>
      </w:del>
      <w:ins w:id="516" w:author="melan_000" w:date="2014-10-21T17:49:00Z">
        <w:r w:rsidR="008F11DF">
          <w:t>F</w:t>
        </w:r>
      </w:ins>
      <w:r>
        <w:t>or simplicity, we</w:t>
      </w:r>
      <w:ins w:id="517" w:author="melan_000" w:date="2014-10-21T17:50:00Z">
        <w:r w:rsidR="008F11DF">
          <w:t xml:space="preserve"> will</w:t>
        </w:r>
      </w:ins>
      <w:del w:id="518" w:author="melan_000" w:date="2014-10-21T17:50:00Z">
        <w:r w:rsidDel="008F11DF">
          <w:delText>’ll</w:delText>
        </w:r>
      </w:del>
      <w:r>
        <w:t xml:space="preserve"> keep the bus at the default width.</w:t>
      </w:r>
    </w:p>
    <w:p w:rsidR="009B12D6" w:rsidRDefault="00206880">
      <w:pPr>
        <w:pStyle w:val="ListParagraph"/>
        <w:numPr>
          <w:ilvl w:val="1"/>
          <w:numId w:val="6"/>
        </w:numPr>
        <w:ind w:left="426"/>
      </w:pPr>
      <w:r>
        <w:rPr>
          <w:b/>
        </w:rPr>
        <w:t>Number of registers</w:t>
      </w:r>
      <w:r>
        <w:t xml:space="preserve"> </w:t>
      </w:r>
      <w:r>
        <w:rPr>
          <w:b/>
        </w:rPr>
        <w:t xml:space="preserve">(4) </w:t>
      </w:r>
      <w:r>
        <w:t xml:space="preserve">– This option will affect the generated </w:t>
      </w:r>
      <w:r w:rsidR="00D579F1">
        <w:t xml:space="preserve">Slave </w:t>
      </w:r>
      <w:r>
        <w:t>AXI code</w:t>
      </w:r>
      <w:del w:id="519" w:author="melan_000" w:date="2014-11-19T22:11:00Z">
        <w:r w:rsidDel="006F1B4C">
          <w:delText xml:space="preserve">, </w:delText>
        </w:r>
      </w:del>
      <w:ins w:id="520" w:author="melan_000" w:date="2014-11-19T22:11:00Z">
        <w:r w:rsidR="006F1B4C">
          <w:t xml:space="preserve">. </w:t>
        </w:r>
      </w:ins>
      <w:del w:id="521" w:author="melan_000" w:date="2014-11-19T22:11:00Z">
        <w:r w:rsidDel="006F1B4C">
          <w:delText xml:space="preserve">with </w:delText>
        </w:r>
      </w:del>
      <w:ins w:id="522" w:author="melan_000" w:date="2014-11-19T22:11:00Z">
        <w:r w:rsidR="006F1B4C">
          <w:t xml:space="preserve">With </w:t>
        </w:r>
      </w:ins>
      <w:r w:rsidR="003B2ED4">
        <w:t xml:space="preserve">four </w:t>
      </w:r>
      <w:r>
        <w:t>registers</w:t>
      </w:r>
      <w:ins w:id="523" w:author="melan_000" w:date="2014-11-19T22:11:00Z">
        <w:r w:rsidR="006F1B4C">
          <w:t>,</w:t>
        </w:r>
      </w:ins>
      <w:r>
        <w:t xml:space="preserve"> the data transferred from Master to Slave will be stored in 4 unique registers</w:t>
      </w:r>
      <w:ins w:id="524" w:author="melan_000" w:date="2014-11-19T22:12:00Z">
        <w:r w:rsidR="006F1B4C">
          <w:t>. The</w:t>
        </w:r>
      </w:ins>
      <w:del w:id="525" w:author="melan_000" w:date="2014-11-19T22:12:00Z">
        <w:r w:rsidDel="006F1B4C">
          <w:delText xml:space="preserve">, </w:delText>
        </w:r>
        <w:r w:rsidR="003B2ED4" w:rsidDel="006F1B4C">
          <w:delText>w</w:delText>
        </w:r>
      </w:del>
      <w:del w:id="526" w:author="melan_000" w:date="2014-10-26T21:19:00Z">
        <w:r w:rsidR="003B2ED4" w:rsidDel="00B808E7">
          <w:delText>ith</w:delText>
        </w:r>
      </w:del>
      <w:del w:id="527" w:author="melan_000" w:date="2014-11-19T22:12:00Z">
        <w:r w:rsidR="003B2ED4" w:rsidDel="006F1B4C">
          <w:delText xml:space="preserve"> </w:delText>
        </w:r>
        <w:r w:rsidDel="006F1B4C">
          <w:delText>the</w:delText>
        </w:r>
      </w:del>
      <w:r>
        <w:t xml:space="preserve"> 4</w:t>
      </w:r>
      <w:r w:rsidR="009B12D6">
        <w:t xml:space="preserve"> l</w:t>
      </w:r>
      <w:ins w:id="528" w:author="melan_000" w:date="2014-11-19T22:12:00Z">
        <w:r w:rsidR="006F1B4C">
          <w:t>east significant</w:t>
        </w:r>
      </w:ins>
      <w:del w:id="529" w:author="melan_000" w:date="2014-11-19T22:12:00Z">
        <w:r w:rsidR="009B12D6" w:rsidDel="006F1B4C">
          <w:delText>ower</w:delText>
        </w:r>
      </w:del>
      <w:r w:rsidR="009B12D6">
        <w:t xml:space="preserve"> address</w:t>
      </w:r>
      <w:r>
        <w:t xml:space="preserve"> bits </w:t>
      </w:r>
      <w:ins w:id="530" w:author="melan_000" w:date="2014-10-26T21:19:00Z">
        <w:r w:rsidR="00B808E7">
          <w:t xml:space="preserve">are used to </w:t>
        </w:r>
      </w:ins>
      <w:del w:id="531" w:author="melan_000" w:date="2014-10-21T17:51:00Z">
        <w:r w:rsidDel="005A674B">
          <w:delText xml:space="preserve">act as a </w:delText>
        </w:r>
      </w:del>
      <w:r>
        <w:t>multiplex</w:t>
      </w:r>
      <w:ins w:id="532" w:author="melan_000" w:date="2014-10-21T17:51:00Z">
        <w:r w:rsidR="005A674B">
          <w:t xml:space="preserve"> </w:t>
        </w:r>
      </w:ins>
      <w:ins w:id="533" w:author="melan_000" w:date="2014-11-19T22:12:00Z">
        <w:r w:rsidR="006F1B4C">
          <w:t>between these registers</w:t>
        </w:r>
      </w:ins>
      <w:del w:id="534" w:author="melan_000" w:date="2014-10-21T17:51:00Z">
        <w:r w:rsidDel="005A674B">
          <w:delText>ing address</w:delText>
        </w:r>
      </w:del>
      <w:r>
        <w:t xml:space="preserve"> (b0000 first register, b0100 second register, b1000 third register and b1100 fourth register</w:t>
      </w:r>
      <w:ins w:id="535" w:author="melan_000" w:date="2014-10-21T17:52:00Z">
        <w:r w:rsidR="005A674B">
          <w:t xml:space="preserve">. </w:t>
        </w:r>
      </w:ins>
      <w:del w:id="536" w:author="melan_000" w:date="2014-10-21T17:52:00Z">
        <w:r w:rsidDel="005A674B">
          <w:delText xml:space="preserve">, </w:delText>
        </w:r>
        <w:r w:rsidR="009B12D6" w:rsidDel="005A674B">
          <w:delText>t</w:delText>
        </w:r>
      </w:del>
      <w:ins w:id="537" w:author="melan_000" w:date="2014-10-21T17:52:00Z">
        <w:r w:rsidR="005A674B">
          <w:t>T</w:t>
        </w:r>
      </w:ins>
      <w:r w:rsidR="009B12D6">
        <w:t xml:space="preserve">he last two bits are </w:t>
      </w:r>
      <w:ins w:id="538" w:author="melan_000" w:date="2014-10-21T17:52:00Z">
        <w:r w:rsidR="005A674B">
          <w:t xml:space="preserve">always </w:t>
        </w:r>
      </w:ins>
      <w:r w:rsidR="009B12D6">
        <w:t>“</w:t>
      </w:r>
      <w:ins w:id="539" w:author="melan_000" w:date="2014-10-26T21:20:00Z">
        <w:r w:rsidR="00B808E7">
          <w:t>b</w:t>
        </w:r>
      </w:ins>
      <w:r w:rsidR="009B12D6">
        <w:t>00”</w:t>
      </w:r>
      <w:ins w:id="540" w:author="melan_000" w:date="2014-10-26T21:21:00Z">
        <w:r w:rsidR="00B808E7">
          <w:t xml:space="preserve"> </w:t>
        </w:r>
      </w:ins>
      <w:ins w:id="541" w:author="melan_000" w:date="2014-11-19T22:16:00Z">
        <w:r w:rsidR="006F1B4C">
          <w:t xml:space="preserve">due to 32 bit </w:t>
        </w:r>
      </w:ins>
      <w:ins w:id="542" w:author="melan_000" w:date="2014-11-19T22:17:00Z">
        <w:r w:rsidR="006F1B4C">
          <w:t xml:space="preserve">width </w:t>
        </w:r>
      </w:ins>
      <w:ins w:id="543" w:author="melan_000" w:date="2014-11-19T22:13:00Z">
        <w:r w:rsidR="006F1B4C">
          <w:t>alignment</w:t>
        </w:r>
      </w:ins>
      <w:ins w:id="544" w:author="melan_000" w:date="2014-11-19T22:16:00Z">
        <w:r w:rsidR="006F1B4C">
          <w:t>)</w:t>
        </w:r>
      </w:ins>
      <w:del w:id="545" w:author="melan_000" w:date="2014-10-26T21:21:00Z">
        <w:r w:rsidR="009B12D6" w:rsidDel="00B808E7">
          <w:delText xml:space="preserve"> </w:delText>
        </w:r>
      </w:del>
      <w:del w:id="546" w:author="melan_000" w:date="2014-10-21T17:52:00Z">
        <w:r w:rsidR="009B12D6" w:rsidDel="005A674B">
          <w:delText>for</w:delText>
        </w:r>
      </w:del>
      <w:del w:id="547" w:author="melan_000" w:date="2014-10-26T21:20:00Z">
        <w:r w:rsidR="009B12D6" w:rsidDel="00B808E7">
          <w:delText xml:space="preserve"> </w:delText>
        </w:r>
      </w:del>
      <w:del w:id="548" w:author="melan_000" w:date="2014-10-21T17:52:00Z">
        <w:r w:rsidR="009B12D6" w:rsidDel="005A674B">
          <w:delText xml:space="preserve">byte </w:delText>
        </w:r>
      </w:del>
      <w:del w:id="549" w:author="melan_000" w:date="2014-10-26T21:20:00Z">
        <w:r w:rsidR="009B12D6" w:rsidDel="00B808E7">
          <w:delText>alignment)</w:delText>
        </w:r>
      </w:del>
      <w:r w:rsidR="00D74BAF">
        <w:t>.</w:t>
      </w:r>
      <w:del w:id="550" w:author="melan_000" w:date="2014-11-19T22:18:00Z">
        <w:r w:rsidR="00D74BAF" w:rsidDel="00C10140">
          <w:delText xml:space="preserve"> </w:delText>
        </w:r>
        <w:r w:rsidR="00C74222" w:rsidDel="00C10140">
          <w:delText xml:space="preserve">Section </w:delText>
        </w:r>
      </w:del>
      <w:del w:id="551" w:author="melan_000" w:date="2014-11-18T21:46:00Z">
        <w:r w:rsidR="00C74222" w:rsidDel="0039401C">
          <w:delText>5.c</w:delText>
        </w:r>
      </w:del>
      <w:del w:id="552" w:author="melan_000" w:date="2014-11-19T22:18:00Z">
        <w:r w:rsidR="00C74222" w:rsidDel="00C10140">
          <w:delText xml:space="preserve"> will show the effect of only having 4 bits available to the Slave</w:delText>
        </w:r>
        <w:r w:rsidR="00FC1B2A" w:rsidDel="00C10140">
          <w:delText xml:space="preserve">, but for now just note that the Slave will only be able to see the </w:delText>
        </w:r>
      </w:del>
      <w:del w:id="553" w:author="melan_000" w:date="2014-11-19T22:14:00Z">
        <w:r w:rsidR="00FC1B2A" w:rsidDel="006F1B4C">
          <w:delText xml:space="preserve">lower </w:delText>
        </w:r>
      </w:del>
      <w:del w:id="554" w:author="melan_000" w:date="2014-11-19T22:18:00Z">
        <w:r w:rsidR="00FC1B2A" w:rsidDel="00C10140">
          <w:delText>4 bits of the AXI address</w:delText>
        </w:r>
      </w:del>
      <w:del w:id="555" w:author="melan_000" w:date="2014-11-19T22:14:00Z">
        <w:r w:rsidR="00FC1B2A" w:rsidDel="006F1B4C">
          <w:delText xml:space="preserve"> for each transaction</w:delText>
        </w:r>
      </w:del>
      <w:del w:id="556" w:author="melan_000" w:date="2014-11-19T22:18:00Z">
        <w:r w:rsidR="00FC1B2A" w:rsidDel="00C10140">
          <w:delText>.</w:delText>
        </w:r>
      </w:del>
    </w:p>
    <w:p w:rsidR="001958DE" w:rsidRDefault="00206880">
      <w:pPr>
        <w:pStyle w:val="ListParagraph"/>
        <w:keepNext/>
        <w:ind w:left="426"/>
        <w:jc w:val="center"/>
        <w:rPr>
          <w:ins w:id="557" w:author="melan_000" w:date="2014-11-18T22:46:00Z"/>
        </w:rPr>
        <w:pPrChange w:id="558" w:author="melan_000" w:date="2014-11-18T22:46:00Z">
          <w:pPr>
            <w:pStyle w:val="ListParagraph"/>
            <w:ind w:left="426"/>
            <w:jc w:val="center"/>
          </w:pPr>
        </w:pPrChange>
      </w:pPr>
      <w:r>
        <w:rPr>
          <w:noProof/>
          <w:lang w:eastAsia="en-AU"/>
        </w:rPr>
        <w:drawing>
          <wp:inline distT="0" distB="0" distL="0" distR="0" wp14:anchorId="66E3F652" wp14:editId="526D91BD">
            <wp:extent cx="3847796" cy="2968530"/>
            <wp:effectExtent l="0" t="0" r="635" b="381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1262" cy="2971204"/>
                    </a:xfrm>
                    <a:prstGeom prst="rect">
                      <a:avLst/>
                    </a:prstGeom>
                    <a:noFill/>
                    <a:ln>
                      <a:noFill/>
                    </a:ln>
                  </pic:spPr>
                </pic:pic>
              </a:graphicData>
            </a:graphic>
          </wp:inline>
        </w:drawing>
      </w:r>
    </w:p>
    <w:p w:rsidR="0015291C" w:rsidRPr="00234EB2" w:rsidRDefault="001958DE">
      <w:pPr>
        <w:pStyle w:val="Caption"/>
        <w:rPr>
          <w:rPrChange w:id="559" w:author="melan_000" w:date="2014-11-20T01:39:00Z">
            <w:rPr/>
          </w:rPrChange>
        </w:rPr>
        <w:pPrChange w:id="560" w:author="melan_000" w:date="2014-11-20T01:39:00Z">
          <w:pPr>
            <w:pStyle w:val="ListParagraph"/>
            <w:ind w:left="426"/>
            <w:jc w:val="center"/>
          </w:pPr>
        </w:pPrChange>
      </w:pPr>
      <w:bookmarkStart w:id="561" w:name="_Ref404118252"/>
      <w:ins w:id="562" w:author="melan_000" w:date="2014-11-18T22:46:00Z">
        <w:r w:rsidRPr="00F93019">
          <w:t xml:space="preserve">Figure </w:t>
        </w:r>
      </w:ins>
      <w:ins w:id="563" w:author="melan_000" w:date="2014-11-19T00:07:00Z">
        <w:r w:rsidR="00B72989" w:rsidRPr="008C2DAD">
          <w:fldChar w:fldCharType="begin"/>
        </w:r>
        <w:r w:rsidR="00B72989" w:rsidRPr="00234EB2">
          <w:rPr>
            <w:rPrChange w:id="564" w:author="melan_000" w:date="2014-11-20T01:39:00Z">
              <w:rPr/>
            </w:rPrChange>
          </w:rPr>
          <w:instrText xml:space="preserve"> STYLEREF 1 \s </w:instrText>
        </w:r>
      </w:ins>
      <w:r w:rsidR="00B72989" w:rsidRPr="008C2DAD">
        <w:rPr>
          <w:rPrChange w:id="565" w:author="melan_000" w:date="2014-11-20T01:39:00Z">
            <w:rPr/>
          </w:rPrChange>
        </w:rPr>
        <w:fldChar w:fldCharType="separate"/>
      </w:r>
      <w:r w:rsidR="00113A04">
        <w:rPr>
          <w:noProof/>
        </w:rPr>
        <w:t>3</w:t>
      </w:r>
      <w:ins w:id="566" w:author="melan_000" w:date="2014-11-19T00:07:00Z">
        <w:r w:rsidR="00B72989" w:rsidRPr="008C2DAD">
          <w:fldChar w:fldCharType="end"/>
        </w:r>
        <w:r w:rsidR="00B72989" w:rsidRPr="008C2DAD">
          <w:noBreakHyphen/>
        </w:r>
        <w:r w:rsidR="00B72989" w:rsidRPr="00D74766">
          <w:fldChar w:fldCharType="begin"/>
        </w:r>
        <w:r w:rsidR="00B72989" w:rsidRPr="00234EB2">
          <w:rPr>
            <w:rPrChange w:id="567" w:author="melan_000" w:date="2014-11-20T01:39:00Z">
              <w:rPr/>
            </w:rPrChange>
          </w:rPr>
          <w:instrText xml:space="preserve"> SEQ Figure \* ARABIC \s 1 </w:instrText>
        </w:r>
      </w:ins>
      <w:r w:rsidR="00B72989" w:rsidRPr="00D74766">
        <w:rPr>
          <w:rPrChange w:id="568" w:author="melan_000" w:date="2014-11-20T01:39:00Z">
            <w:rPr/>
          </w:rPrChange>
        </w:rPr>
        <w:fldChar w:fldCharType="separate"/>
      </w:r>
      <w:ins w:id="569" w:author="melan_000" w:date="2014-11-20T01:41:00Z">
        <w:r w:rsidR="00113A04">
          <w:rPr>
            <w:noProof/>
          </w:rPr>
          <w:t>4</w:t>
        </w:r>
      </w:ins>
      <w:ins w:id="570" w:author="melan_000" w:date="2014-11-19T00:07:00Z">
        <w:r w:rsidR="00B72989" w:rsidRPr="00D74766">
          <w:fldChar w:fldCharType="end"/>
        </w:r>
      </w:ins>
      <w:bookmarkEnd w:id="561"/>
      <w:ins w:id="571" w:author="melan_000" w:date="2014-11-18T22:46:00Z">
        <w:r w:rsidRPr="00415AAA">
          <w:t xml:space="preserve">: Step </w:t>
        </w:r>
      </w:ins>
      <w:ins w:id="572" w:author="melan_000" w:date="2014-11-18T22:55:00Z">
        <w:r w:rsidR="00530626" w:rsidRPr="00CB4087">
          <w:fldChar w:fldCharType="begin"/>
        </w:r>
        <w:r w:rsidR="00530626" w:rsidRPr="00234EB2">
          <w:rPr>
            <w:rPrChange w:id="573" w:author="melan_000" w:date="2014-11-20T01:39:00Z">
              <w:rPr/>
            </w:rPrChange>
          </w:rPr>
          <w:instrText xml:space="preserve"> REF _Ref404114638 \r \h </w:instrText>
        </w:r>
      </w:ins>
      <w:r w:rsidR="00234EB2">
        <w:instrText xml:space="preserve"> \* MERGEFORMAT </w:instrText>
      </w:r>
      <w:r w:rsidR="00530626" w:rsidRPr="00234EB2">
        <w:rPr>
          <w:rPrChange w:id="574" w:author="melan_000" w:date="2014-11-20T01:39:00Z">
            <w:rPr/>
          </w:rPrChange>
        </w:rPr>
      </w:r>
      <w:r w:rsidR="00530626" w:rsidRPr="00234EB2">
        <w:rPr>
          <w:rPrChange w:id="575" w:author="melan_000" w:date="2014-11-20T01:39:00Z">
            <w:rPr/>
          </w:rPrChange>
        </w:rPr>
        <w:fldChar w:fldCharType="separate"/>
      </w:r>
      <w:ins w:id="576" w:author="melan_000" w:date="2014-11-20T01:41:00Z">
        <w:r w:rsidR="00113A04">
          <w:t>3.6</w:t>
        </w:r>
      </w:ins>
      <w:ins w:id="577" w:author="melan_000" w:date="2014-11-18T22:55:00Z">
        <w:r w:rsidR="00530626" w:rsidRPr="00234EB2">
          <w:rPr>
            <w:rPrChange w:id="578" w:author="melan_000" w:date="2014-11-20T01:39:00Z">
              <w:rPr/>
            </w:rPrChange>
          </w:rPr>
          <w:fldChar w:fldCharType="end"/>
        </w:r>
      </w:ins>
      <w:ins w:id="579" w:author="melan_000" w:date="2014-11-18T22:46:00Z">
        <w:r w:rsidRPr="00234EB2">
          <w:rPr>
            <w:rPrChange w:id="580" w:author="melan_000" w:date="2014-11-20T01:39:00Z">
              <w:rPr/>
            </w:rPrChange>
          </w:rPr>
          <w:t>, configuring AXI protocol for IP</w:t>
        </w:r>
      </w:ins>
    </w:p>
    <w:p w:rsidR="00D74BAF" w:rsidRPr="009501C7" w:rsidDel="001958DE" w:rsidRDefault="007A4F7D" w:rsidP="009501C7">
      <w:pPr>
        <w:pStyle w:val="ListParagraph"/>
        <w:ind w:left="426"/>
        <w:jc w:val="center"/>
        <w:rPr>
          <w:del w:id="581" w:author="melan_000" w:date="2014-11-18T22:46:00Z"/>
          <w:i/>
        </w:rPr>
      </w:pPr>
      <w:del w:id="582" w:author="melan_000" w:date="2014-11-18T22:46:00Z">
        <w:r w:rsidDel="001958DE">
          <w:rPr>
            <w:i/>
          </w:rPr>
          <w:lastRenderedPageBreak/>
          <w:delText>Figure 3.4: Step 3.</w:delText>
        </w:r>
        <w:r w:rsidR="00E07126" w:rsidDel="001958DE">
          <w:rPr>
            <w:i/>
          </w:rPr>
          <w:delText>6</w:delText>
        </w:r>
        <w:r w:rsidDel="001958DE">
          <w:rPr>
            <w:i/>
          </w:rPr>
          <w:delText>, configuring AXI protocol for IP</w:delText>
        </w:r>
      </w:del>
    </w:p>
    <w:p w:rsidR="0015291C" w:rsidRDefault="00206880">
      <w:pPr>
        <w:pStyle w:val="ListParagraph"/>
        <w:numPr>
          <w:ilvl w:val="0"/>
          <w:numId w:val="6"/>
        </w:numPr>
        <w:ind w:left="426"/>
      </w:pPr>
      <w:del w:id="583" w:author="melan_000" w:date="2014-10-21T17:55:00Z">
        <w:r w:rsidDel="005A674B">
          <w:delText xml:space="preserve">Click the </w:delText>
        </w:r>
        <w:r w:rsidRPr="00B122C3" w:rsidDel="005A674B">
          <w:rPr>
            <w:b/>
          </w:rPr>
          <w:delText>Next</w:delText>
        </w:r>
        <w:r w:rsidDel="005A674B">
          <w:rPr>
            <w:b/>
          </w:rPr>
          <w:delText xml:space="preserve"> </w:delText>
        </w:r>
        <w:r w:rsidDel="005A674B">
          <w:delText>button, w</w:delText>
        </w:r>
      </w:del>
      <w:ins w:id="584" w:author="melan_000" w:date="2014-10-21T17:56:00Z">
        <w:r w:rsidR="005A674B">
          <w:t>W</w:t>
        </w:r>
      </w:ins>
      <w:r>
        <w:t xml:space="preserve">hen you are happy with </w:t>
      </w:r>
      <w:del w:id="585" w:author="melan_000" w:date="2014-11-19T22:18:00Z">
        <w:r w:rsidDel="00C10140">
          <w:delText xml:space="preserve">this </w:delText>
        </w:r>
      </w:del>
      <w:ins w:id="586" w:author="melan_000" w:date="2014-11-19T22:18:00Z">
        <w:r w:rsidR="00C10140">
          <w:t>t</w:t>
        </w:r>
      </w:ins>
      <w:ins w:id="587" w:author="melan_000" w:date="2014-11-19T22:22:00Z">
        <w:r w:rsidR="0001143E">
          <w:t>he</w:t>
        </w:r>
      </w:ins>
      <w:ins w:id="588" w:author="melan_000" w:date="2014-11-19T22:18:00Z">
        <w:r w:rsidR="00C10140">
          <w:t xml:space="preserve"> </w:t>
        </w:r>
      </w:ins>
      <w:r>
        <w:t>configuration</w:t>
      </w:r>
      <w:ins w:id="589" w:author="melan_000" w:date="2014-10-21T17:56:00Z">
        <w:r w:rsidR="005A674B">
          <w:t xml:space="preserve">, click </w:t>
        </w:r>
        <w:proofErr w:type="gramStart"/>
        <w:r w:rsidR="005A674B" w:rsidRPr="00B122C3">
          <w:rPr>
            <w:b/>
          </w:rPr>
          <w:t>Next</w:t>
        </w:r>
      </w:ins>
      <w:proofErr w:type="gramEnd"/>
      <w:r w:rsidR="0054405B">
        <w:t>.</w:t>
      </w:r>
    </w:p>
    <w:p w:rsidR="0015291C" w:rsidRDefault="00206880">
      <w:pPr>
        <w:pStyle w:val="ListParagraph"/>
        <w:numPr>
          <w:ilvl w:val="0"/>
          <w:numId w:val="6"/>
        </w:numPr>
        <w:ind w:left="426"/>
      </w:pPr>
      <w:r>
        <w:t>On the “</w:t>
      </w:r>
      <w:r w:rsidRPr="00B122C3">
        <w:rPr>
          <w:b/>
        </w:rPr>
        <w:t>Generation Options</w:t>
      </w:r>
      <w:r>
        <w:t>” screen, leave the options unchecked and click next.</w:t>
      </w:r>
    </w:p>
    <w:p w:rsidR="0015291C" w:rsidRDefault="007D01B7">
      <w:pPr>
        <w:pStyle w:val="ListParagraph"/>
        <w:numPr>
          <w:ilvl w:val="0"/>
          <w:numId w:val="6"/>
        </w:numPr>
        <w:ind w:left="426"/>
      </w:pPr>
      <w:bookmarkStart w:id="590" w:name="_Ref404114652"/>
      <w:ins w:id="591" w:author="melan_000" w:date="2014-10-21T17:56:00Z">
        <w:r>
          <w:t>Finally, s</w:t>
        </w:r>
      </w:ins>
      <w:del w:id="592" w:author="melan_000" w:date="2014-10-21T17:56:00Z">
        <w:r w:rsidR="00D55160" w:rsidDel="007D01B7">
          <w:delText>S</w:delText>
        </w:r>
      </w:del>
      <w:proofErr w:type="gramStart"/>
      <w:r w:rsidR="00D55160">
        <w:t>elect</w:t>
      </w:r>
      <w:proofErr w:type="gramEnd"/>
      <w:r w:rsidR="00206880">
        <w:t xml:space="preserve"> “</w:t>
      </w:r>
      <w:r w:rsidR="00206880" w:rsidRPr="00D55160">
        <w:rPr>
          <w:b/>
        </w:rPr>
        <w:t>Add IP to catalog</w:t>
      </w:r>
      <w:r w:rsidR="00206880">
        <w:t xml:space="preserve">” and hit </w:t>
      </w:r>
      <w:r w:rsidR="00206880" w:rsidRPr="00B122C3">
        <w:rPr>
          <w:b/>
        </w:rPr>
        <w:t>finish</w:t>
      </w:r>
      <w:r w:rsidR="0054405B">
        <w:rPr>
          <w:b/>
        </w:rPr>
        <w:t>.</w:t>
      </w:r>
      <w:bookmarkEnd w:id="590"/>
    </w:p>
    <w:p w:rsidR="001958DE" w:rsidRDefault="00206880">
      <w:pPr>
        <w:pStyle w:val="ListParagraph"/>
        <w:keepNext/>
        <w:ind w:left="426"/>
        <w:jc w:val="center"/>
        <w:rPr>
          <w:ins w:id="593" w:author="melan_000" w:date="2014-11-18T22:46:00Z"/>
        </w:rPr>
        <w:pPrChange w:id="594" w:author="melan_000" w:date="2014-11-18T22:46:00Z">
          <w:pPr>
            <w:pStyle w:val="ListParagraph"/>
            <w:ind w:left="426"/>
            <w:jc w:val="center"/>
          </w:pPr>
        </w:pPrChange>
      </w:pPr>
      <w:r>
        <w:rPr>
          <w:noProof/>
          <w:lang w:eastAsia="en-AU"/>
        </w:rPr>
        <w:drawing>
          <wp:inline distT="0" distB="0" distL="0" distR="0" wp14:anchorId="4EA65389" wp14:editId="5DDF7E44">
            <wp:extent cx="3476625" cy="2552700"/>
            <wp:effectExtent l="0" t="0" r="9525"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625" cy="2552700"/>
                    </a:xfrm>
                    <a:prstGeom prst="rect">
                      <a:avLst/>
                    </a:prstGeom>
                    <a:noFill/>
                    <a:ln>
                      <a:noFill/>
                    </a:ln>
                  </pic:spPr>
                </pic:pic>
              </a:graphicData>
            </a:graphic>
          </wp:inline>
        </w:drawing>
      </w:r>
    </w:p>
    <w:p w:rsidR="0015291C" w:rsidRPr="00234EB2" w:rsidDel="001958DE" w:rsidRDefault="001958DE">
      <w:pPr>
        <w:pStyle w:val="Caption"/>
        <w:rPr>
          <w:del w:id="595" w:author="melan_000" w:date="2014-11-18T22:47:00Z"/>
          <w:rPrChange w:id="596" w:author="melan_000" w:date="2014-11-20T01:39:00Z">
            <w:rPr>
              <w:del w:id="597" w:author="melan_000" w:date="2014-11-18T22:47:00Z"/>
            </w:rPr>
          </w:rPrChange>
        </w:rPr>
        <w:pPrChange w:id="598" w:author="melan_000" w:date="2014-11-20T01:39:00Z">
          <w:pPr>
            <w:pStyle w:val="ListParagraph"/>
            <w:ind w:left="426"/>
            <w:jc w:val="center"/>
          </w:pPr>
        </w:pPrChange>
      </w:pPr>
      <w:ins w:id="599" w:author="melan_000" w:date="2014-11-18T22:46:00Z">
        <w:r w:rsidRPr="00F93019">
          <w:t xml:space="preserve">Figure </w:t>
        </w:r>
      </w:ins>
      <w:ins w:id="600" w:author="melan_000" w:date="2014-11-19T00:07:00Z">
        <w:r w:rsidR="00B72989" w:rsidRPr="008C2DAD">
          <w:fldChar w:fldCharType="begin"/>
        </w:r>
        <w:r w:rsidR="00B72989" w:rsidRPr="00234EB2">
          <w:rPr>
            <w:rPrChange w:id="601" w:author="melan_000" w:date="2014-11-20T01:39:00Z">
              <w:rPr/>
            </w:rPrChange>
          </w:rPr>
          <w:instrText xml:space="preserve"> STYLEREF 1 \s </w:instrText>
        </w:r>
      </w:ins>
      <w:r w:rsidR="00B72989" w:rsidRPr="008C2DAD">
        <w:rPr>
          <w:rPrChange w:id="602" w:author="melan_000" w:date="2014-11-20T01:39:00Z">
            <w:rPr>
              <w:szCs w:val="18"/>
            </w:rPr>
          </w:rPrChange>
        </w:rPr>
        <w:fldChar w:fldCharType="separate"/>
      </w:r>
      <w:r w:rsidR="00113A04">
        <w:rPr>
          <w:noProof/>
        </w:rPr>
        <w:t>3</w:t>
      </w:r>
      <w:ins w:id="603" w:author="melan_000" w:date="2014-11-19T00:07:00Z">
        <w:r w:rsidR="00B72989" w:rsidRPr="008C2DAD">
          <w:fldChar w:fldCharType="end"/>
        </w:r>
        <w:r w:rsidR="00B72989" w:rsidRPr="008C2DAD">
          <w:noBreakHyphen/>
        </w:r>
        <w:r w:rsidR="00B72989" w:rsidRPr="008C2DAD">
          <w:fldChar w:fldCharType="begin"/>
        </w:r>
        <w:r w:rsidR="00B72989" w:rsidRPr="00234EB2">
          <w:rPr>
            <w:rPrChange w:id="604" w:author="melan_000" w:date="2014-11-20T01:39:00Z">
              <w:rPr/>
            </w:rPrChange>
          </w:rPr>
          <w:instrText xml:space="preserve"> SEQ Figure \* ARABIC \s 1 </w:instrText>
        </w:r>
      </w:ins>
      <w:r w:rsidR="00B72989" w:rsidRPr="008C2DAD">
        <w:rPr>
          <w:rPrChange w:id="605" w:author="melan_000" w:date="2014-11-20T01:39:00Z">
            <w:rPr>
              <w:szCs w:val="18"/>
            </w:rPr>
          </w:rPrChange>
        </w:rPr>
        <w:fldChar w:fldCharType="separate"/>
      </w:r>
      <w:ins w:id="606" w:author="melan_000" w:date="2014-11-20T01:41:00Z">
        <w:r w:rsidR="00113A04">
          <w:rPr>
            <w:noProof/>
          </w:rPr>
          <w:t>5</w:t>
        </w:r>
      </w:ins>
      <w:ins w:id="607" w:author="melan_000" w:date="2014-11-19T00:07:00Z">
        <w:r w:rsidR="00B72989" w:rsidRPr="008C2DAD">
          <w:fldChar w:fldCharType="end"/>
        </w:r>
      </w:ins>
      <w:ins w:id="608" w:author="melan_000" w:date="2014-11-18T22:46:00Z">
        <w:r w:rsidRPr="008C2DAD">
          <w:t xml:space="preserve">: Step </w:t>
        </w:r>
      </w:ins>
      <w:ins w:id="609" w:author="melan_000" w:date="2014-11-18T22:55:00Z">
        <w:r w:rsidR="00530626" w:rsidRPr="00415AAA">
          <w:rPr>
            <w:i w:val="0"/>
            <w:iCs w:val="0"/>
          </w:rPr>
          <w:fldChar w:fldCharType="begin"/>
        </w:r>
        <w:r w:rsidR="00530626" w:rsidRPr="00234EB2">
          <w:rPr>
            <w:rPrChange w:id="610" w:author="melan_000" w:date="2014-11-20T01:39:00Z">
              <w:rPr/>
            </w:rPrChange>
          </w:rPr>
          <w:instrText xml:space="preserve"> REF _Ref404114652 \r \h </w:instrText>
        </w:r>
      </w:ins>
      <w:r w:rsidR="00C901BD" w:rsidRPr="00234EB2">
        <w:rPr>
          <w:rPrChange w:id="611" w:author="melan_000" w:date="2014-11-20T01:39:00Z">
            <w:rPr/>
          </w:rPrChange>
        </w:rPr>
        <w:instrText xml:space="preserve"> \* MERGEFORMAT </w:instrText>
      </w:r>
      <w:r w:rsidR="00530626" w:rsidRPr="00415AAA">
        <w:rPr>
          <w:i w:val="0"/>
          <w:iCs w:val="0"/>
        </w:rPr>
      </w:r>
      <w:r w:rsidR="00530626" w:rsidRPr="00415AAA">
        <w:rPr>
          <w:rPrChange w:id="612" w:author="melan_000" w:date="2014-11-20T01:39:00Z">
            <w:rPr>
              <w:i/>
              <w:iCs/>
              <w:szCs w:val="18"/>
            </w:rPr>
          </w:rPrChange>
        </w:rPr>
        <w:fldChar w:fldCharType="separate"/>
      </w:r>
      <w:ins w:id="613" w:author="melan_000" w:date="2014-11-20T01:41:00Z">
        <w:r w:rsidR="00113A04">
          <w:t>3.9</w:t>
        </w:r>
      </w:ins>
      <w:ins w:id="614" w:author="melan_000" w:date="2014-11-18T22:55:00Z">
        <w:r w:rsidR="00530626" w:rsidRPr="00415AAA">
          <w:rPr>
            <w:i w:val="0"/>
            <w:iCs w:val="0"/>
          </w:rPr>
          <w:fldChar w:fldCharType="end"/>
        </w:r>
      </w:ins>
      <w:ins w:id="615" w:author="melan_000" w:date="2014-11-18T22:46:00Z">
        <w:r w:rsidRPr="00CB4087">
          <w:t>, Finishing off the creation of Custom IP</w:t>
        </w:r>
      </w:ins>
    </w:p>
    <w:p w:rsidR="00150F92" w:rsidRPr="001958DE" w:rsidDel="001958DE" w:rsidRDefault="00150F92">
      <w:pPr>
        <w:pStyle w:val="Caption"/>
        <w:rPr>
          <w:del w:id="616" w:author="melan_000" w:date="2014-11-18T22:47:00Z"/>
          <w:rPrChange w:id="617" w:author="melan_000" w:date="2014-11-18T22:47:00Z">
            <w:rPr>
              <w:del w:id="618" w:author="melan_000" w:date="2014-11-18T22:47:00Z"/>
            </w:rPr>
          </w:rPrChange>
        </w:rPr>
        <w:pPrChange w:id="619" w:author="melan_000" w:date="2014-11-20T01:39:00Z">
          <w:pPr>
            <w:pStyle w:val="ListParagraph"/>
            <w:ind w:left="426"/>
            <w:jc w:val="center"/>
          </w:pPr>
        </w:pPrChange>
      </w:pPr>
      <w:del w:id="620" w:author="melan_000" w:date="2014-11-18T22:47:00Z">
        <w:r w:rsidRPr="001958DE" w:rsidDel="001958DE">
          <w:rPr>
            <w:rPrChange w:id="621" w:author="melan_000" w:date="2014-11-18T22:47:00Z">
              <w:rPr/>
            </w:rPrChange>
          </w:rPr>
          <w:delText>Figure 3.5: Step 3.</w:delText>
        </w:r>
        <w:r w:rsidR="00E07126" w:rsidRPr="001958DE" w:rsidDel="001958DE">
          <w:rPr>
            <w:rPrChange w:id="622" w:author="melan_000" w:date="2014-11-18T22:47:00Z">
              <w:rPr/>
            </w:rPrChange>
          </w:rPr>
          <w:delText>9</w:delText>
        </w:r>
        <w:r w:rsidRPr="001958DE" w:rsidDel="001958DE">
          <w:rPr>
            <w:rPrChange w:id="623" w:author="melan_000" w:date="2014-11-18T22:47:00Z">
              <w:rPr/>
            </w:rPrChange>
          </w:rPr>
          <w:delText>, Finishing off the creation of Custom IP</w:delText>
        </w:r>
      </w:del>
    </w:p>
    <w:p w:rsidR="00FA44B5" w:rsidRDefault="00FA44B5">
      <w:pPr>
        <w:pStyle w:val="Caption"/>
        <w:pPrChange w:id="624" w:author="melan_000" w:date="2014-11-20T01:39:00Z">
          <w:pPr>
            <w:pStyle w:val="ListParagraph"/>
            <w:ind w:left="426"/>
            <w:jc w:val="center"/>
          </w:pPr>
        </w:pPrChange>
      </w:pPr>
    </w:p>
    <w:p w:rsidR="00FA44B5" w:rsidRPr="001958DE" w:rsidDel="001958DE" w:rsidRDefault="00FA44B5">
      <w:pPr>
        <w:rPr>
          <w:del w:id="625" w:author="melan_000" w:date="2014-11-18T22:47:00Z"/>
          <w:i/>
          <w:rPrChange w:id="626" w:author="melan_000" w:date="2014-11-18T22:47:00Z">
            <w:rPr>
              <w:del w:id="627" w:author="melan_000" w:date="2014-11-18T22:47:00Z"/>
            </w:rPr>
          </w:rPrChange>
        </w:rPr>
        <w:pPrChange w:id="628" w:author="melan_000" w:date="2014-11-18T22:47:00Z">
          <w:pPr>
            <w:pStyle w:val="ListParagraph"/>
            <w:ind w:left="426"/>
            <w:jc w:val="center"/>
          </w:pPr>
        </w:pPrChange>
      </w:pPr>
    </w:p>
    <w:p w:rsidR="000B429E" w:rsidRDefault="000B429E" w:rsidP="000B429E">
      <w:pPr>
        <w:spacing w:after="0" w:line="240" w:lineRule="auto"/>
      </w:pPr>
      <w:r>
        <w:t>You have now generated your own Custom IP component</w:t>
      </w:r>
      <w:ins w:id="629" w:author="melan_000" w:date="2014-10-21T17:59:00Z">
        <w:r w:rsidR="00831769">
          <w:t>!</w:t>
        </w:r>
      </w:ins>
      <w:del w:id="630" w:author="melan_000" w:date="2014-10-21T17:59:00Z">
        <w:r w:rsidR="009A69E3" w:rsidDel="00831769">
          <w:delText xml:space="preserve"> </w:delText>
        </w:r>
      </w:del>
      <w:del w:id="631" w:author="melan_000" w:date="2014-10-21T17:57:00Z">
        <w:r w:rsidR="00423E08" w:rsidDel="007D01B7">
          <w:delText xml:space="preserve">and </w:delText>
        </w:r>
        <w:r w:rsidR="00725019" w:rsidDel="007D01B7">
          <w:delText xml:space="preserve">it </w:delText>
        </w:r>
      </w:del>
      <w:del w:id="632" w:author="melan_000" w:date="2014-10-21T17:59:00Z">
        <w:r w:rsidR="00725019" w:rsidDel="00831769">
          <w:delText>can</w:delText>
        </w:r>
        <w:r w:rsidR="001D3BB6" w:rsidDel="00831769">
          <w:delText xml:space="preserve"> now</w:delText>
        </w:r>
        <w:r w:rsidR="00725019" w:rsidDel="00831769">
          <w:delText xml:space="preserve"> be integrated into </w:delText>
        </w:r>
        <w:r w:rsidR="009A69E3" w:rsidDel="00831769">
          <w:delText xml:space="preserve">our </w:delText>
        </w:r>
        <w:r w:rsidDel="00831769">
          <w:delText>high-level design</w:delText>
        </w:r>
        <w:r w:rsidR="0003168B" w:rsidDel="00831769">
          <w:delText>.</w:delText>
        </w:r>
      </w:del>
      <w:r>
        <w:t xml:space="preserve"> </w:t>
      </w:r>
      <w:ins w:id="633" w:author="melan_000" w:date="2014-10-21T17:58:00Z">
        <w:r w:rsidR="00831769">
          <w:t xml:space="preserve">In the next section, </w:t>
        </w:r>
      </w:ins>
      <w:del w:id="634" w:author="melan_000" w:date="2014-10-21T17:58:00Z">
        <w:r w:rsidR="0003168B" w:rsidDel="00831769">
          <w:delText xml:space="preserve">To </w:delText>
        </w:r>
      </w:del>
      <w:del w:id="635" w:author="melan_000" w:date="2014-10-21T17:57:00Z">
        <w:r w:rsidR="0003168B" w:rsidDel="007D01B7">
          <w:delText xml:space="preserve">then </w:delText>
        </w:r>
      </w:del>
      <w:del w:id="636" w:author="melan_000" w:date="2014-10-21T17:58:00Z">
        <w:r w:rsidR="0003168B" w:rsidDel="00831769">
          <w:delText xml:space="preserve">modify this IP </w:delText>
        </w:r>
      </w:del>
      <w:r w:rsidR="0003168B">
        <w:t xml:space="preserve">we will </w:t>
      </w:r>
      <w:r>
        <w:t xml:space="preserve">create a Vivado project file for the Custom IP so that we can </w:t>
      </w:r>
      <w:del w:id="637" w:author="melan_000" w:date="2014-10-26T21:24:00Z">
        <w:r w:rsidR="003E57C9" w:rsidDel="00B808E7">
          <w:delText xml:space="preserve">continually </w:delText>
        </w:r>
      </w:del>
      <w:ins w:id="638" w:author="melan_000" w:date="2014-10-26T21:24:00Z">
        <w:r w:rsidR="00B808E7">
          <w:t xml:space="preserve">independently </w:t>
        </w:r>
      </w:ins>
      <w:r>
        <w:t>modify the Custom IP</w:t>
      </w:r>
      <w:ins w:id="639" w:author="melan_000" w:date="2014-10-26T21:25:00Z">
        <w:r w:rsidR="00B808E7">
          <w:t xml:space="preserve"> and make it </w:t>
        </w:r>
      </w:ins>
      <w:del w:id="640" w:author="melan_000" w:date="2014-10-26T21:25:00Z">
        <w:r w:rsidR="003E57C9" w:rsidDel="00B808E7">
          <w:delText xml:space="preserve">, </w:delText>
        </w:r>
      </w:del>
      <w:r w:rsidR="003E57C9">
        <w:t>abstract</w:t>
      </w:r>
      <w:del w:id="641" w:author="melan_000" w:date="2014-10-26T21:25:00Z">
        <w:r w:rsidR="003E57C9" w:rsidDel="00B808E7">
          <w:delText>ing it</w:delText>
        </w:r>
      </w:del>
      <w:r w:rsidR="003E57C9">
        <w:t xml:space="preserve"> from the </w:t>
      </w:r>
      <w:r w:rsidR="00B64C74">
        <w:t>h</w:t>
      </w:r>
      <w:r w:rsidR="003E57C9">
        <w:t>igh-level</w:t>
      </w:r>
      <w:r>
        <w:t>.</w:t>
      </w:r>
      <w:r>
        <w:br w:type="page"/>
      </w:r>
    </w:p>
    <w:p w:rsidR="000B429E" w:rsidRDefault="00A37305" w:rsidP="000B429E">
      <w:pPr>
        <w:pStyle w:val="Heading2"/>
      </w:pPr>
      <w:bookmarkStart w:id="642" w:name="_Toc404211003"/>
      <w:ins w:id="643" w:author="melan_000" w:date="2014-11-18T21:42:00Z">
        <w:r>
          <w:lastRenderedPageBreak/>
          <w:t>Cre</w:t>
        </w:r>
      </w:ins>
      <w:del w:id="644" w:author="melan_000" w:date="2014-11-18T21:26:00Z">
        <w:r w:rsidR="000B429E" w:rsidDel="00411C9F">
          <w:delText xml:space="preserve">3.b </w:delText>
        </w:r>
      </w:del>
      <w:del w:id="645" w:author="melan_000" w:date="2014-11-18T21:42:00Z">
        <w:r w:rsidR="008553B8" w:rsidDel="00A37305">
          <w:delText>Cre</w:delText>
        </w:r>
      </w:del>
      <w:r w:rsidR="008553B8">
        <w:t xml:space="preserve">ating a Project file for </w:t>
      </w:r>
      <w:ins w:id="646" w:author="melan_000" w:date="2014-11-19T22:23:00Z">
        <w:r w:rsidR="00C901BD">
          <w:t xml:space="preserve">the </w:t>
        </w:r>
      </w:ins>
      <w:r w:rsidR="008553B8">
        <w:t>Custom IP</w:t>
      </w:r>
      <w:bookmarkEnd w:id="642"/>
      <w:r w:rsidR="000B429E">
        <w:t xml:space="preserve"> </w:t>
      </w:r>
    </w:p>
    <w:p w:rsidR="000B429E" w:rsidRPr="00150F92" w:rsidRDefault="000B429E">
      <w:pPr>
        <w:pStyle w:val="ListParagraph"/>
        <w:ind w:left="426"/>
        <w:jc w:val="center"/>
        <w:rPr>
          <w:i/>
        </w:rPr>
      </w:pPr>
    </w:p>
    <w:p w:rsidR="0015291C" w:rsidRDefault="00B808E7">
      <w:pPr>
        <w:pStyle w:val="ListParagraph"/>
        <w:numPr>
          <w:ilvl w:val="0"/>
          <w:numId w:val="6"/>
        </w:numPr>
        <w:ind w:left="426"/>
      </w:pPr>
      <w:ins w:id="647" w:author="melan_000" w:date="2014-10-26T21:23:00Z">
        <w:r>
          <w:t>In</w:t>
        </w:r>
      </w:ins>
      <w:del w:id="648" w:author="melan_000" w:date="2014-10-26T21:23:00Z">
        <w:r w:rsidR="00206880" w:rsidDel="00B808E7">
          <w:delText>On</w:delText>
        </w:r>
      </w:del>
      <w:r w:rsidR="00206880">
        <w:t xml:space="preserve"> the block diagram </w:t>
      </w:r>
      <w:ins w:id="649" w:author="melan_000" w:date="2014-10-26T21:23:00Z">
        <w:r>
          <w:t xml:space="preserve">view </w:t>
        </w:r>
      </w:ins>
      <w:r w:rsidR="00206880">
        <w:t xml:space="preserve">(with </w:t>
      </w:r>
      <w:r w:rsidR="00206880" w:rsidRPr="00B122C3">
        <w:rPr>
          <w:b/>
        </w:rPr>
        <w:t>only</w:t>
      </w:r>
      <w:r w:rsidR="00206880">
        <w:t xml:space="preserve"> the ZynQ7 IP instantiated), select “</w:t>
      </w:r>
      <w:r w:rsidR="00206880">
        <w:rPr>
          <w:b/>
        </w:rPr>
        <w:t>Add IP</w:t>
      </w:r>
      <w:r w:rsidR="00206880">
        <w:t>” and find the lab0_ip that you just created.</w:t>
      </w:r>
    </w:p>
    <w:p w:rsidR="0015291C" w:rsidRDefault="00206880">
      <w:pPr>
        <w:pStyle w:val="ListParagraph"/>
        <w:numPr>
          <w:ilvl w:val="0"/>
          <w:numId w:val="6"/>
        </w:numPr>
        <w:ind w:left="426"/>
      </w:pPr>
      <w:bookmarkStart w:id="650" w:name="_Ref404114672"/>
      <w:r>
        <w:t>Select the “</w:t>
      </w:r>
      <w:r w:rsidRPr="00B122C3">
        <w:rPr>
          <w:b/>
        </w:rPr>
        <w:t>Run connection automation</w:t>
      </w:r>
      <w:r>
        <w:t xml:space="preserve">” to the s00_AXI of the </w:t>
      </w:r>
      <w:r w:rsidR="00907C2C">
        <w:t>Custom</w:t>
      </w:r>
      <w:r>
        <w:t xml:space="preserve"> IP</w:t>
      </w:r>
      <w:ins w:id="651" w:author="melan_000" w:date="2014-11-19T22:23:00Z">
        <w:r w:rsidR="008A1C34">
          <w:t xml:space="preserve"> that we</w:t>
        </w:r>
      </w:ins>
      <w:r>
        <w:t xml:space="preserve"> just created</w:t>
      </w:r>
      <w:ins w:id="652" w:author="melan_000" w:date="2014-11-19T22:23:00Z">
        <w:r w:rsidR="008A1C34">
          <w:t>.</w:t>
        </w:r>
      </w:ins>
      <w:del w:id="653" w:author="melan_000" w:date="2014-11-19T22:23:00Z">
        <w:r w:rsidDel="008A1C34">
          <w:delText>,</w:delText>
        </w:r>
      </w:del>
      <w:r>
        <w:t xml:space="preserve"> </w:t>
      </w:r>
      <w:ins w:id="654" w:author="melan_000" w:date="2014-11-19T22:23:00Z">
        <w:r w:rsidR="008A1C34">
          <w:t>T</w:t>
        </w:r>
      </w:ins>
      <w:del w:id="655" w:author="melan_000" w:date="2014-11-19T22:23:00Z">
        <w:r w:rsidDel="008A1C34">
          <w:delText>t</w:delText>
        </w:r>
      </w:del>
      <w:r>
        <w:t xml:space="preserve">he end result should </w:t>
      </w:r>
      <w:ins w:id="656" w:author="melan_000" w:date="2014-11-19T22:23:00Z">
        <w:r w:rsidR="008A1C34">
          <w:t xml:space="preserve">resemble that shown in </w:t>
        </w:r>
      </w:ins>
      <w:ins w:id="657" w:author="melan_000" w:date="2014-11-19T22:24:00Z">
        <w:r w:rsidR="008A1C34">
          <w:fldChar w:fldCharType="begin"/>
        </w:r>
        <w:r w:rsidR="008A1C34">
          <w:instrText xml:space="preserve"> REF _Ref404199192 \h </w:instrText>
        </w:r>
      </w:ins>
      <w:r w:rsidR="008A1C34">
        <w:fldChar w:fldCharType="separate"/>
      </w:r>
      <w:ins w:id="658" w:author="melan_000" w:date="2014-11-20T01:41:00Z">
        <w:r w:rsidR="00113A04" w:rsidRPr="00F93019">
          <w:rPr>
            <w:i/>
            <w:iCs/>
            <w:szCs w:val="18"/>
          </w:rPr>
          <w:t xml:space="preserve">Figure </w:t>
        </w:r>
        <w:r w:rsidR="00113A04">
          <w:rPr>
            <w:noProof/>
          </w:rPr>
          <w:t>3</w:t>
        </w:r>
        <w:r w:rsidR="00113A04" w:rsidRPr="00F93019">
          <w:rPr>
            <w:i/>
            <w:iCs/>
            <w:szCs w:val="18"/>
          </w:rPr>
          <w:noBreakHyphen/>
        </w:r>
        <w:r w:rsidR="00113A04">
          <w:rPr>
            <w:noProof/>
          </w:rPr>
          <w:t>6</w:t>
        </w:r>
      </w:ins>
      <w:ins w:id="659" w:author="melan_000" w:date="2014-11-19T22:24:00Z">
        <w:r w:rsidR="008A1C34">
          <w:fldChar w:fldCharType="end"/>
        </w:r>
      </w:ins>
      <w:del w:id="660" w:author="melan_000" w:date="2014-11-19T22:24:00Z">
        <w:r w:rsidDel="008A1C34">
          <w:delText>be as follows:</w:delText>
        </w:r>
      </w:del>
      <w:bookmarkEnd w:id="650"/>
      <w:ins w:id="661" w:author="melan_000" w:date="2014-11-19T22:24:00Z">
        <w:r w:rsidR="008A1C34">
          <w:t>.</w:t>
        </w:r>
      </w:ins>
    </w:p>
    <w:p w:rsidR="00530626" w:rsidRDefault="00206880">
      <w:pPr>
        <w:keepNext/>
        <w:ind w:left="66"/>
        <w:jc w:val="center"/>
        <w:rPr>
          <w:ins w:id="662" w:author="melan_000" w:date="2014-11-18T22:47:00Z"/>
        </w:rPr>
        <w:pPrChange w:id="663" w:author="melan_000" w:date="2014-11-18T22:47:00Z">
          <w:pPr>
            <w:ind w:left="66"/>
            <w:jc w:val="center"/>
          </w:pPr>
        </w:pPrChange>
      </w:pPr>
      <w:r>
        <w:rPr>
          <w:noProof/>
          <w:lang w:eastAsia="en-AU"/>
        </w:rPr>
        <w:drawing>
          <wp:inline distT="0" distB="0" distL="0" distR="0" wp14:anchorId="7A689366" wp14:editId="18EBA505">
            <wp:extent cx="5095875" cy="2352675"/>
            <wp:effectExtent l="0" t="0" r="952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5875" cy="2352675"/>
                    </a:xfrm>
                    <a:prstGeom prst="rect">
                      <a:avLst/>
                    </a:prstGeom>
                    <a:noFill/>
                    <a:ln>
                      <a:noFill/>
                    </a:ln>
                  </pic:spPr>
                </pic:pic>
              </a:graphicData>
            </a:graphic>
          </wp:inline>
        </w:drawing>
      </w:r>
    </w:p>
    <w:p w:rsidR="0015291C" w:rsidRPr="00D74766" w:rsidRDefault="00530626">
      <w:pPr>
        <w:pStyle w:val="Caption"/>
        <w:pPrChange w:id="664" w:author="melan_000" w:date="2014-11-20T01:39:00Z">
          <w:pPr>
            <w:ind w:left="66"/>
            <w:jc w:val="center"/>
          </w:pPr>
        </w:pPrChange>
      </w:pPr>
      <w:bookmarkStart w:id="665" w:name="_Ref404199192"/>
      <w:ins w:id="666" w:author="melan_000" w:date="2014-11-18T22:47:00Z">
        <w:r w:rsidRPr="00F93019">
          <w:t xml:space="preserve">Figure </w:t>
        </w:r>
      </w:ins>
      <w:ins w:id="667" w:author="melan_000" w:date="2014-11-19T00:07:00Z">
        <w:r w:rsidR="00B72989" w:rsidRPr="008C2DAD">
          <w:fldChar w:fldCharType="begin"/>
        </w:r>
        <w:r w:rsidR="00B72989" w:rsidRPr="00234EB2">
          <w:rPr>
            <w:rPrChange w:id="668" w:author="melan_000" w:date="2014-11-20T01:39:00Z">
              <w:rPr/>
            </w:rPrChange>
          </w:rPr>
          <w:instrText xml:space="preserve"> STYLEREF 1 \s </w:instrText>
        </w:r>
      </w:ins>
      <w:r w:rsidR="00B72989" w:rsidRPr="008C2DAD">
        <w:rPr>
          <w:rPrChange w:id="669" w:author="melan_000" w:date="2014-11-20T01:39:00Z">
            <w:rPr/>
          </w:rPrChange>
        </w:rPr>
        <w:fldChar w:fldCharType="separate"/>
      </w:r>
      <w:r w:rsidR="00113A04">
        <w:rPr>
          <w:noProof/>
        </w:rPr>
        <w:t>3</w:t>
      </w:r>
      <w:ins w:id="670" w:author="melan_000" w:date="2014-11-19T00:07:00Z">
        <w:r w:rsidR="00B72989" w:rsidRPr="008C2DAD">
          <w:fldChar w:fldCharType="end"/>
        </w:r>
        <w:r w:rsidR="00B72989" w:rsidRPr="008C2DAD">
          <w:noBreakHyphen/>
        </w:r>
        <w:r w:rsidR="00B72989" w:rsidRPr="008C2DAD">
          <w:fldChar w:fldCharType="begin"/>
        </w:r>
        <w:r w:rsidR="00B72989" w:rsidRPr="00234EB2">
          <w:rPr>
            <w:rPrChange w:id="671" w:author="melan_000" w:date="2014-11-20T01:39:00Z">
              <w:rPr/>
            </w:rPrChange>
          </w:rPr>
          <w:instrText xml:space="preserve"> SEQ Figure \* ARABIC \s 1 </w:instrText>
        </w:r>
      </w:ins>
      <w:r w:rsidR="00B72989" w:rsidRPr="008C2DAD">
        <w:rPr>
          <w:rPrChange w:id="672" w:author="melan_000" w:date="2014-11-20T01:39:00Z">
            <w:rPr/>
          </w:rPrChange>
        </w:rPr>
        <w:fldChar w:fldCharType="separate"/>
      </w:r>
      <w:ins w:id="673" w:author="melan_000" w:date="2014-11-20T01:41:00Z">
        <w:r w:rsidR="00113A04">
          <w:rPr>
            <w:noProof/>
          </w:rPr>
          <w:t>6</w:t>
        </w:r>
      </w:ins>
      <w:ins w:id="674" w:author="melan_000" w:date="2014-11-19T00:07:00Z">
        <w:r w:rsidR="00B72989" w:rsidRPr="008C2DAD">
          <w:fldChar w:fldCharType="end"/>
        </w:r>
      </w:ins>
      <w:bookmarkEnd w:id="665"/>
      <w:ins w:id="675" w:author="melan_000" w:date="2014-11-18T22:47:00Z">
        <w:r w:rsidRPr="008C2DAD">
          <w:t xml:space="preserve">: Step </w:t>
        </w:r>
      </w:ins>
      <w:ins w:id="676" w:author="melan_000" w:date="2014-11-18T22:55:00Z">
        <w:r w:rsidRPr="00332A86">
          <w:fldChar w:fldCharType="begin"/>
        </w:r>
        <w:r w:rsidRPr="00234EB2">
          <w:rPr>
            <w:rPrChange w:id="677" w:author="melan_000" w:date="2014-11-20T01:39:00Z">
              <w:rPr/>
            </w:rPrChange>
          </w:rPr>
          <w:instrText xml:space="preserve"> REF _Ref404114672 \r \h </w:instrText>
        </w:r>
      </w:ins>
      <w:r w:rsidR="00234EB2">
        <w:instrText xml:space="preserve"> \* MERGEFORMAT </w:instrText>
      </w:r>
      <w:r w:rsidRPr="00332A86">
        <w:rPr>
          <w:rPrChange w:id="678" w:author="melan_000" w:date="2014-11-20T01:39:00Z">
            <w:rPr/>
          </w:rPrChange>
        </w:rPr>
        <w:fldChar w:fldCharType="separate"/>
      </w:r>
      <w:ins w:id="679" w:author="melan_000" w:date="2014-11-20T01:41:00Z">
        <w:r w:rsidR="00113A04">
          <w:t>3.11</w:t>
        </w:r>
      </w:ins>
      <w:ins w:id="680" w:author="melan_000" w:date="2014-11-18T22:55:00Z">
        <w:r w:rsidRPr="00332A86">
          <w:fldChar w:fldCharType="end"/>
        </w:r>
      </w:ins>
      <w:ins w:id="681" w:author="melan_000" w:date="2014-11-18T22:47:00Z">
        <w:r w:rsidRPr="00D74766">
          <w:t>, Adding Custom IP to your high level design</w:t>
        </w:r>
      </w:ins>
    </w:p>
    <w:p w:rsidR="00457742" w:rsidRPr="00457742" w:rsidDel="00530626" w:rsidRDefault="00457742">
      <w:pPr>
        <w:ind w:left="66"/>
        <w:jc w:val="center"/>
        <w:rPr>
          <w:del w:id="682" w:author="melan_000" w:date="2014-11-18T22:47:00Z"/>
          <w:i/>
        </w:rPr>
      </w:pPr>
      <w:del w:id="683" w:author="melan_000" w:date="2014-11-18T22:47:00Z">
        <w:r w:rsidDel="00530626">
          <w:rPr>
            <w:i/>
          </w:rPr>
          <w:delText>Figure 3.6: Step 3.1</w:delText>
        </w:r>
        <w:r w:rsidR="00E07126" w:rsidDel="00530626">
          <w:rPr>
            <w:i/>
          </w:rPr>
          <w:delText>1</w:delText>
        </w:r>
        <w:r w:rsidDel="00530626">
          <w:rPr>
            <w:i/>
          </w:rPr>
          <w:delText>, Adding Custom IP to your high level design</w:delText>
        </w:r>
      </w:del>
    </w:p>
    <w:p w:rsidR="0054405B" w:rsidRDefault="00206880" w:rsidP="00E07126">
      <w:pPr>
        <w:pStyle w:val="ListParagraph"/>
        <w:numPr>
          <w:ilvl w:val="1"/>
          <w:numId w:val="8"/>
        </w:numPr>
      </w:pPr>
      <w:r>
        <w:rPr>
          <w:b/>
        </w:rPr>
        <w:t>Save</w:t>
      </w:r>
      <w:r>
        <w:t xml:space="preserve"> </w:t>
      </w:r>
      <w:del w:id="684" w:author="melan_000" w:date="2014-11-19T22:24:00Z">
        <w:r w:rsidDel="0093538E">
          <w:delText xml:space="preserve">your </w:delText>
        </w:r>
      </w:del>
      <w:ins w:id="685" w:author="melan_000" w:date="2014-11-19T22:24:00Z">
        <w:r w:rsidR="0093538E">
          <w:t xml:space="preserve">the </w:t>
        </w:r>
      </w:ins>
      <w:r>
        <w:t>block design and</w:t>
      </w:r>
      <w:del w:id="686" w:author="melan_000" w:date="2014-11-19T22:24:00Z">
        <w:r w:rsidDel="0093538E">
          <w:delText>/or</w:delText>
        </w:r>
      </w:del>
      <w:r>
        <w:t xml:space="preserve"> project file</w:t>
      </w:r>
      <w:r w:rsidR="0054405B">
        <w:t>.</w:t>
      </w:r>
    </w:p>
    <w:p w:rsidR="0015291C" w:rsidRDefault="00206880">
      <w:pPr>
        <w:pStyle w:val="ListParagraph"/>
        <w:numPr>
          <w:ilvl w:val="1"/>
          <w:numId w:val="8"/>
        </w:numPr>
      </w:pPr>
      <w:bookmarkStart w:id="687" w:name="_Ref404114691"/>
      <w:r>
        <w:t>Right click the lab0_ip_v1_0 (</w:t>
      </w:r>
      <w:r w:rsidR="00907C2C">
        <w:t>Custom</w:t>
      </w:r>
      <w:r>
        <w:t xml:space="preserve"> IP) in your design and select “</w:t>
      </w:r>
      <w:r>
        <w:rPr>
          <w:b/>
        </w:rPr>
        <w:t>Edit in IP Packager</w:t>
      </w:r>
      <w:r>
        <w:t>”</w:t>
      </w:r>
      <w:bookmarkEnd w:id="687"/>
    </w:p>
    <w:p w:rsidR="0015291C" w:rsidDel="00F50C0E" w:rsidRDefault="0015291C">
      <w:pPr>
        <w:pStyle w:val="ListParagraph"/>
        <w:jc w:val="center"/>
        <w:rPr>
          <w:del w:id="688" w:author="melan_000" w:date="2014-11-19T22:25:00Z"/>
        </w:rPr>
      </w:pPr>
    </w:p>
    <w:p w:rsidR="0015291C" w:rsidDel="00F50C0E" w:rsidRDefault="0015291C">
      <w:pPr>
        <w:pStyle w:val="ListParagraph"/>
        <w:jc w:val="center"/>
        <w:rPr>
          <w:del w:id="689" w:author="melan_000" w:date="2014-11-19T22:25:00Z"/>
        </w:rPr>
      </w:pPr>
    </w:p>
    <w:p w:rsidR="0015291C" w:rsidDel="00F50C0E" w:rsidRDefault="0015291C">
      <w:pPr>
        <w:pStyle w:val="ListParagraph"/>
        <w:jc w:val="center"/>
        <w:rPr>
          <w:del w:id="690" w:author="melan_000" w:date="2014-11-19T22:25:00Z"/>
        </w:rPr>
      </w:pPr>
    </w:p>
    <w:p w:rsidR="00530626" w:rsidRDefault="00206880">
      <w:pPr>
        <w:pStyle w:val="ListParagraph"/>
        <w:keepNext/>
        <w:jc w:val="center"/>
        <w:rPr>
          <w:ins w:id="691" w:author="melan_000" w:date="2014-11-18T22:49:00Z"/>
        </w:rPr>
        <w:pPrChange w:id="692" w:author="melan_000" w:date="2014-11-18T22:49:00Z">
          <w:pPr>
            <w:pStyle w:val="ListParagraph"/>
            <w:jc w:val="center"/>
          </w:pPr>
        </w:pPrChange>
      </w:pPr>
      <w:r>
        <w:rPr>
          <w:noProof/>
          <w:lang w:eastAsia="en-AU"/>
        </w:rPr>
        <w:drawing>
          <wp:inline distT="0" distB="0" distL="0" distR="0" wp14:anchorId="1130EDA5" wp14:editId="1D199508">
            <wp:extent cx="3114675" cy="2952750"/>
            <wp:effectExtent l="0" t="0" r="9525"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b="32408"/>
                    <a:stretch>
                      <a:fillRect/>
                    </a:stretch>
                  </pic:blipFill>
                  <pic:spPr bwMode="auto">
                    <a:xfrm>
                      <a:off x="0" y="0"/>
                      <a:ext cx="3114675" cy="2952750"/>
                    </a:xfrm>
                    <a:prstGeom prst="rect">
                      <a:avLst/>
                    </a:prstGeom>
                    <a:noFill/>
                    <a:ln>
                      <a:noFill/>
                    </a:ln>
                  </pic:spPr>
                </pic:pic>
              </a:graphicData>
            </a:graphic>
          </wp:inline>
        </w:drawing>
      </w:r>
    </w:p>
    <w:p w:rsidR="0015291C" w:rsidRPr="00D74766" w:rsidRDefault="00530626">
      <w:pPr>
        <w:pStyle w:val="Caption"/>
        <w:pPrChange w:id="693" w:author="melan_000" w:date="2014-11-20T01:39:00Z">
          <w:pPr>
            <w:pStyle w:val="ListParagraph"/>
            <w:jc w:val="center"/>
          </w:pPr>
        </w:pPrChange>
      </w:pPr>
      <w:ins w:id="694" w:author="melan_000" w:date="2014-11-18T22:49:00Z">
        <w:r w:rsidRPr="00F93019">
          <w:t xml:space="preserve">Figure </w:t>
        </w:r>
      </w:ins>
      <w:ins w:id="695" w:author="melan_000" w:date="2014-11-19T00:07:00Z">
        <w:r w:rsidR="00B72989" w:rsidRPr="008C2DAD">
          <w:fldChar w:fldCharType="begin"/>
        </w:r>
        <w:r w:rsidR="00B72989" w:rsidRPr="00234EB2">
          <w:rPr>
            <w:rPrChange w:id="696" w:author="melan_000" w:date="2014-11-20T01:39:00Z">
              <w:rPr/>
            </w:rPrChange>
          </w:rPr>
          <w:instrText xml:space="preserve"> STYLEREF 1 \s </w:instrText>
        </w:r>
      </w:ins>
      <w:r w:rsidR="00B72989" w:rsidRPr="008C2DAD">
        <w:rPr>
          <w:rPrChange w:id="697" w:author="melan_000" w:date="2014-11-20T01:39:00Z">
            <w:rPr/>
          </w:rPrChange>
        </w:rPr>
        <w:fldChar w:fldCharType="separate"/>
      </w:r>
      <w:r w:rsidR="00113A04">
        <w:rPr>
          <w:noProof/>
        </w:rPr>
        <w:t>3</w:t>
      </w:r>
      <w:ins w:id="698" w:author="melan_000" w:date="2014-11-19T00:07:00Z">
        <w:r w:rsidR="00B72989" w:rsidRPr="008C2DAD">
          <w:fldChar w:fldCharType="end"/>
        </w:r>
        <w:r w:rsidR="00B72989" w:rsidRPr="008C2DAD">
          <w:noBreakHyphen/>
        </w:r>
        <w:r w:rsidR="00B72989" w:rsidRPr="008C2DAD">
          <w:fldChar w:fldCharType="begin"/>
        </w:r>
        <w:r w:rsidR="00B72989" w:rsidRPr="00234EB2">
          <w:rPr>
            <w:rPrChange w:id="699" w:author="melan_000" w:date="2014-11-20T01:39:00Z">
              <w:rPr/>
            </w:rPrChange>
          </w:rPr>
          <w:instrText xml:space="preserve"> SEQ Figure \* ARABIC \s 1 </w:instrText>
        </w:r>
      </w:ins>
      <w:r w:rsidR="00B72989" w:rsidRPr="008C2DAD">
        <w:rPr>
          <w:rPrChange w:id="700" w:author="melan_000" w:date="2014-11-20T01:39:00Z">
            <w:rPr/>
          </w:rPrChange>
        </w:rPr>
        <w:fldChar w:fldCharType="separate"/>
      </w:r>
      <w:ins w:id="701" w:author="melan_000" w:date="2014-11-20T01:41:00Z">
        <w:r w:rsidR="00113A04">
          <w:rPr>
            <w:noProof/>
          </w:rPr>
          <w:t>7</w:t>
        </w:r>
      </w:ins>
      <w:ins w:id="702" w:author="melan_000" w:date="2014-11-19T00:07:00Z">
        <w:r w:rsidR="00B72989" w:rsidRPr="008C2DAD">
          <w:fldChar w:fldCharType="end"/>
        </w:r>
      </w:ins>
      <w:ins w:id="703" w:author="melan_000" w:date="2014-11-18T22:49:00Z">
        <w:r w:rsidRPr="008C2DAD">
          <w:t xml:space="preserve">: Step </w:t>
        </w:r>
      </w:ins>
      <w:ins w:id="704" w:author="melan_000" w:date="2014-11-18T22:56:00Z">
        <w:r w:rsidRPr="00332A86">
          <w:fldChar w:fldCharType="begin"/>
        </w:r>
        <w:r w:rsidRPr="00234EB2">
          <w:rPr>
            <w:rPrChange w:id="705" w:author="melan_000" w:date="2014-11-20T01:39:00Z">
              <w:rPr/>
            </w:rPrChange>
          </w:rPr>
          <w:instrText xml:space="preserve"> REF _Ref404114691 \r \h </w:instrText>
        </w:r>
      </w:ins>
      <w:r w:rsidR="00234EB2">
        <w:instrText xml:space="preserve"> \* MERGEFORMAT </w:instrText>
      </w:r>
      <w:r w:rsidRPr="00332A86">
        <w:rPr>
          <w:rPrChange w:id="706" w:author="melan_000" w:date="2014-11-20T01:39:00Z">
            <w:rPr/>
          </w:rPrChange>
        </w:rPr>
        <w:fldChar w:fldCharType="separate"/>
      </w:r>
      <w:ins w:id="707" w:author="melan_000" w:date="2014-11-20T01:41:00Z">
        <w:r w:rsidR="00113A04">
          <w:t>3.13</w:t>
        </w:r>
      </w:ins>
      <w:ins w:id="708" w:author="melan_000" w:date="2014-11-18T22:56:00Z">
        <w:r w:rsidRPr="00332A86">
          <w:fldChar w:fldCharType="end"/>
        </w:r>
      </w:ins>
      <w:ins w:id="709" w:author="melan_000" w:date="2014-11-18T22:49:00Z">
        <w:r w:rsidRPr="00D74766">
          <w:t>, opening the IP packager</w:t>
        </w:r>
      </w:ins>
    </w:p>
    <w:p w:rsidR="002B7115" w:rsidRDefault="002B7115">
      <w:pPr>
        <w:pStyle w:val="ListParagraph"/>
        <w:jc w:val="center"/>
      </w:pPr>
    </w:p>
    <w:p w:rsidR="00B80589" w:rsidDel="00530626" w:rsidRDefault="00B80589">
      <w:pPr>
        <w:pStyle w:val="ListParagraph"/>
        <w:jc w:val="center"/>
        <w:rPr>
          <w:del w:id="710" w:author="melan_000" w:date="2014-11-18T22:49:00Z"/>
          <w:i/>
        </w:rPr>
      </w:pPr>
      <w:del w:id="711" w:author="melan_000" w:date="2014-11-18T22:49:00Z">
        <w:r w:rsidDel="00530626">
          <w:rPr>
            <w:i/>
          </w:rPr>
          <w:delText>Figure 3.</w:delText>
        </w:r>
        <w:r w:rsidR="00856F85" w:rsidDel="00530626">
          <w:rPr>
            <w:i/>
          </w:rPr>
          <w:delText>7: Step 3.1</w:delText>
        </w:r>
        <w:r w:rsidR="00E07126" w:rsidDel="00530626">
          <w:rPr>
            <w:i/>
          </w:rPr>
          <w:delText>3</w:delText>
        </w:r>
      </w:del>
    </w:p>
    <w:p w:rsidR="002B7115" w:rsidRPr="00B80589" w:rsidDel="00530626" w:rsidRDefault="002B7115">
      <w:pPr>
        <w:pStyle w:val="ListParagraph"/>
        <w:jc w:val="center"/>
        <w:rPr>
          <w:del w:id="712" w:author="melan_000" w:date="2014-11-18T22:49:00Z"/>
          <w:i/>
        </w:rPr>
      </w:pPr>
    </w:p>
    <w:p w:rsidR="0015291C" w:rsidRDefault="00206880">
      <w:pPr>
        <w:pStyle w:val="ListParagraph"/>
        <w:numPr>
          <w:ilvl w:val="1"/>
          <w:numId w:val="8"/>
        </w:numPr>
      </w:pPr>
      <w:bookmarkStart w:id="713" w:name="_Ref404114507"/>
      <w:r>
        <w:t>Select “</w:t>
      </w:r>
      <w:r>
        <w:rPr>
          <w:b/>
        </w:rPr>
        <w:t>Ok</w:t>
      </w:r>
      <w:r>
        <w:t>” in the project location screen</w:t>
      </w:r>
      <w:bookmarkEnd w:id="713"/>
    </w:p>
    <w:p w:rsidR="00B72989" w:rsidRDefault="00206880">
      <w:pPr>
        <w:pStyle w:val="ListParagraph"/>
        <w:keepNext/>
        <w:ind w:left="375"/>
        <w:jc w:val="center"/>
        <w:rPr>
          <w:ins w:id="714" w:author="melan_000" w:date="2014-11-19T00:07:00Z"/>
        </w:rPr>
        <w:pPrChange w:id="715" w:author="melan_000" w:date="2014-11-19T00:07:00Z">
          <w:pPr>
            <w:pStyle w:val="ListParagraph"/>
            <w:ind w:left="375"/>
            <w:jc w:val="center"/>
          </w:pPr>
        </w:pPrChange>
      </w:pPr>
      <w:r>
        <w:rPr>
          <w:noProof/>
          <w:lang w:eastAsia="en-AU"/>
        </w:rPr>
        <w:lastRenderedPageBreak/>
        <w:drawing>
          <wp:inline distT="0" distB="0" distL="0" distR="0" wp14:anchorId="333D1D5E" wp14:editId="4A9C72C5">
            <wp:extent cx="4781550" cy="2219325"/>
            <wp:effectExtent l="0" t="0" r="0" b="9525"/>
            <wp:docPr id="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1550" cy="2219325"/>
                    </a:xfrm>
                    <a:prstGeom prst="rect">
                      <a:avLst/>
                    </a:prstGeom>
                    <a:noFill/>
                    <a:ln>
                      <a:noFill/>
                    </a:ln>
                  </pic:spPr>
                </pic:pic>
              </a:graphicData>
            </a:graphic>
          </wp:inline>
        </w:drawing>
      </w:r>
    </w:p>
    <w:p w:rsidR="0015291C" w:rsidRPr="00D74766" w:rsidDel="00B72989" w:rsidRDefault="00B72989">
      <w:pPr>
        <w:pStyle w:val="Caption"/>
        <w:rPr>
          <w:del w:id="716" w:author="melan_000" w:date="2014-11-19T00:08:00Z"/>
        </w:rPr>
        <w:pPrChange w:id="717" w:author="melan_000" w:date="2014-11-19T00:07:00Z">
          <w:pPr>
            <w:pStyle w:val="ListParagraph"/>
            <w:ind w:left="375"/>
            <w:jc w:val="center"/>
          </w:pPr>
        </w:pPrChange>
      </w:pPr>
      <w:ins w:id="718" w:author="melan_000" w:date="2014-11-19T00:07:00Z">
        <w:r w:rsidRPr="00F93019">
          <w:t xml:space="preserve">Figure </w:t>
        </w:r>
        <w:r w:rsidRPr="008C2DAD">
          <w:fldChar w:fldCharType="begin"/>
        </w:r>
        <w:r w:rsidRPr="00EB71E6">
          <w:rPr>
            <w:rPrChange w:id="719" w:author="melan_000" w:date="2014-11-19T22:35:00Z">
              <w:rPr/>
            </w:rPrChange>
          </w:rPr>
          <w:instrText xml:space="preserve"> STYLEREF 1 \s </w:instrText>
        </w:r>
      </w:ins>
      <w:r w:rsidRPr="008C2DAD">
        <w:rPr>
          <w:rPrChange w:id="720" w:author="melan_000" w:date="2014-11-19T22:35:00Z">
            <w:rPr>
              <w:szCs w:val="18"/>
            </w:rPr>
          </w:rPrChange>
        </w:rPr>
        <w:fldChar w:fldCharType="separate"/>
      </w:r>
      <w:r w:rsidR="00113A04">
        <w:rPr>
          <w:noProof/>
        </w:rPr>
        <w:t>3</w:t>
      </w:r>
      <w:ins w:id="721" w:author="melan_000" w:date="2014-11-19T00:07:00Z">
        <w:r w:rsidRPr="008C2DAD">
          <w:fldChar w:fldCharType="end"/>
        </w:r>
        <w:r w:rsidRPr="008C2DAD">
          <w:noBreakHyphen/>
        </w:r>
        <w:r w:rsidRPr="008C2DAD">
          <w:fldChar w:fldCharType="begin"/>
        </w:r>
        <w:r w:rsidRPr="00EB71E6">
          <w:rPr>
            <w:rPrChange w:id="722" w:author="melan_000" w:date="2014-11-19T22:35:00Z">
              <w:rPr/>
            </w:rPrChange>
          </w:rPr>
          <w:instrText xml:space="preserve"> SEQ Figure \* ARABIC \s 1 </w:instrText>
        </w:r>
      </w:ins>
      <w:r w:rsidRPr="008C2DAD">
        <w:rPr>
          <w:rPrChange w:id="723" w:author="melan_000" w:date="2014-11-19T22:35:00Z">
            <w:rPr>
              <w:szCs w:val="18"/>
            </w:rPr>
          </w:rPrChange>
        </w:rPr>
        <w:fldChar w:fldCharType="separate"/>
      </w:r>
      <w:ins w:id="724" w:author="melan_000" w:date="2014-11-20T01:41:00Z">
        <w:r w:rsidR="00113A04">
          <w:rPr>
            <w:noProof/>
          </w:rPr>
          <w:t>8</w:t>
        </w:r>
      </w:ins>
      <w:ins w:id="725" w:author="melan_000" w:date="2014-11-19T00:07:00Z">
        <w:r w:rsidRPr="008C2DAD">
          <w:fldChar w:fldCharType="end"/>
        </w:r>
        <w:r w:rsidRPr="00332A86">
          <w:t xml:space="preserve">: Step </w:t>
        </w:r>
      </w:ins>
      <w:ins w:id="726" w:author="melan_000" w:date="2014-11-19T00:08:00Z">
        <w:r w:rsidRPr="00332A86">
          <w:fldChar w:fldCharType="begin"/>
        </w:r>
        <w:r w:rsidRPr="00EB71E6">
          <w:rPr>
            <w:rPrChange w:id="727" w:author="melan_000" w:date="2014-11-19T22:35:00Z">
              <w:rPr/>
            </w:rPrChange>
          </w:rPr>
          <w:instrText xml:space="preserve"> REF _Ref404114507 \r \h </w:instrText>
        </w:r>
      </w:ins>
      <w:r w:rsidR="00F50C0E" w:rsidRPr="00EB71E6">
        <w:rPr>
          <w:rPrChange w:id="728" w:author="melan_000" w:date="2014-11-19T22:35:00Z">
            <w:rPr/>
          </w:rPrChange>
        </w:rPr>
        <w:instrText xml:space="preserve"> \* MERGEFORMAT </w:instrText>
      </w:r>
      <w:r w:rsidRPr="00332A86">
        <w:rPr>
          <w:rPrChange w:id="729" w:author="melan_000" w:date="2014-11-19T22:35:00Z">
            <w:rPr>
              <w:szCs w:val="18"/>
            </w:rPr>
          </w:rPrChange>
        </w:rPr>
        <w:fldChar w:fldCharType="separate"/>
      </w:r>
      <w:ins w:id="730" w:author="melan_000" w:date="2014-11-20T01:41:00Z">
        <w:r w:rsidR="00113A04">
          <w:t>3.14</w:t>
        </w:r>
      </w:ins>
      <w:ins w:id="731" w:author="melan_000" w:date="2014-11-19T00:08:00Z">
        <w:r w:rsidRPr="00332A86">
          <w:fldChar w:fldCharType="end"/>
        </w:r>
      </w:ins>
      <w:ins w:id="732" w:author="melan_000" w:date="2014-11-19T00:07:00Z">
        <w:r w:rsidRPr="00332A86">
          <w:t>, selecting the project name and location</w:t>
        </w:r>
      </w:ins>
    </w:p>
    <w:p w:rsidR="0015291C" w:rsidRPr="00B72989" w:rsidDel="00B72989" w:rsidRDefault="005C2AEA">
      <w:pPr>
        <w:rPr>
          <w:del w:id="733" w:author="melan_000" w:date="2014-11-19T00:08:00Z"/>
          <w:i/>
          <w:rPrChange w:id="734" w:author="melan_000" w:date="2014-11-19T00:08:00Z">
            <w:rPr>
              <w:del w:id="735" w:author="melan_000" w:date="2014-11-19T00:08:00Z"/>
            </w:rPr>
          </w:rPrChange>
        </w:rPr>
        <w:pPrChange w:id="736" w:author="melan_000" w:date="2014-11-19T00:08:00Z">
          <w:pPr>
            <w:pStyle w:val="ListParagraph"/>
            <w:jc w:val="center"/>
          </w:pPr>
        </w:pPrChange>
      </w:pPr>
      <w:del w:id="737" w:author="melan_000" w:date="2014-11-19T00:08:00Z">
        <w:r w:rsidRPr="00B72989" w:rsidDel="00B72989">
          <w:rPr>
            <w:i/>
            <w:rPrChange w:id="738" w:author="melan_000" w:date="2014-11-19T00:08:00Z">
              <w:rPr/>
            </w:rPrChange>
          </w:rPr>
          <w:delText>Figure 3.8</w:delText>
        </w:r>
        <w:r w:rsidR="004B7232" w:rsidRPr="00B72989" w:rsidDel="00B72989">
          <w:rPr>
            <w:i/>
            <w:rPrChange w:id="739" w:author="melan_000" w:date="2014-11-19T00:08:00Z">
              <w:rPr/>
            </w:rPrChange>
          </w:rPr>
          <w:delText xml:space="preserve">: Step </w:delText>
        </w:r>
      </w:del>
      <w:del w:id="740" w:author="melan_000" w:date="2014-11-18T22:53:00Z">
        <w:r w:rsidR="004B7232" w:rsidRPr="00B72989" w:rsidDel="00530626">
          <w:rPr>
            <w:i/>
            <w:rPrChange w:id="741" w:author="melan_000" w:date="2014-11-19T00:08:00Z">
              <w:rPr/>
            </w:rPrChange>
          </w:rPr>
          <w:delText>3.1</w:delText>
        </w:r>
        <w:r w:rsidR="00E07126" w:rsidRPr="00B72989" w:rsidDel="00530626">
          <w:rPr>
            <w:i/>
            <w:rPrChange w:id="742" w:author="melan_000" w:date="2014-11-19T00:08:00Z">
              <w:rPr/>
            </w:rPrChange>
          </w:rPr>
          <w:delText>4</w:delText>
        </w:r>
      </w:del>
    </w:p>
    <w:p w:rsidR="002B7115" w:rsidRPr="004B7232" w:rsidRDefault="002B7115">
      <w:pPr>
        <w:pStyle w:val="Caption"/>
        <w:pPrChange w:id="743" w:author="melan_000" w:date="2014-11-19T00:08:00Z">
          <w:pPr>
            <w:pStyle w:val="ListParagraph"/>
            <w:jc w:val="center"/>
          </w:pPr>
        </w:pPrChange>
      </w:pPr>
    </w:p>
    <w:p w:rsidR="0015291C" w:rsidDel="00B03A25" w:rsidRDefault="00206880">
      <w:pPr>
        <w:pStyle w:val="ListParagraph"/>
        <w:numPr>
          <w:ilvl w:val="1"/>
          <w:numId w:val="8"/>
        </w:numPr>
        <w:rPr>
          <w:del w:id="744" w:author="melan_000" w:date="2014-10-26T21:39:00Z"/>
        </w:rPr>
      </w:pPr>
      <w:r>
        <w:t>When the new instance of Vivado shows up</w:t>
      </w:r>
      <w:ins w:id="745" w:author="melan_000" w:date="2014-10-26T21:41:00Z">
        <w:r w:rsidR="00B03A25">
          <w:t>,</w:t>
        </w:r>
      </w:ins>
      <w:r>
        <w:t xml:space="preserve"> the </w:t>
      </w:r>
      <w:r w:rsidRPr="001867DB">
        <w:rPr>
          <w:b/>
        </w:rPr>
        <w:t xml:space="preserve">first thing to do is </w:t>
      </w:r>
      <w:del w:id="746" w:author="melan_000" w:date="2014-11-19T22:29:00Z">
        <w:r w:rsidRPr="001867DB" w:rsidDel="00E02FFD">
          <w:rPr>
            <w:b/>
          </w:rPr>
          <w:delText xml:space="preserve">to </w:delText>
        </w:r>
      </w:del>
      <w:r w:rsidRPr="001867DB">
        <w:rPr>
          <w:b/>
        </w:rPr>
        <w:t>close it</w:t>
      </w:r>
      <w:ins w:id="747" w:author="melan_000" w:date="2014-11-19T22:27:00Z">
        <w:r w:rsidR="004060B2">
          <w:t xml:space="preserve"> </w:t>
        </w:r>
      </w:ins>
      <w:ins w:id="748" w:author="melan_000" w:date="2014-11-19T22:29:00Z">
        <w:r w:rsidR="009F2FE9">
          <w:t>so that</w:t>
        </w:r>
      </w:ins>
      <w:ins w:id="749" w:author="melan_000" w:date="2014-11-19T22:30:00Z">
        <w:r w:rsidR="009F2FE9">
          <w:t xml:space="preserve"> </w:t>
        </w:r>
      </w:ins>
      <w:del w:id="750" w:author="melan_000" w:date="2014-11-19T22:27:00Z">
        <w:r w:rsidDel="004060B2">
          <w:delText xml:space="preserve">. The reason for this is </w:delText>
        </w:r>
      </w:del>
      <w:del w:id="751" w:author="melan_000" w:date="2014-10-26T21:41:00Z">
        <w:r w:rsidDel="00B03A25">
          <w:delText xml:space="preserve">so that </w:delText>
        </w:r>
      </w:del>
      <w:r>
        <w:t>a permanent project file</w:t>
      </w:r>
      <w:ins w:id="752" w:author="melan_000" w:date="2014-11-19T22:30:00Z">
        <w:r w:rsidR="009F2FE9">
          <w:t xml:space="preserve"> will form</w:t>
        </w:r>
      </w:ins>
      <w:del w:id="753" w:author="melan_000" w:date="2014-10-26T21:41:00Z">
        <w:r w:rsidDel="00B03A25">
          <w:delText xml:space="preserve"> will form</w:delText>
        </w:r>
      </w:del>
      <w:ins w:id="754" w:author="melan_000" w:date="2014-10-26T21:35:00Z">
        <w:r w:rsidR="00F50C0E">
          <w:t xml:space="preserve">. This will make it easier </w:t>
        </w:r>
        <w:r w:rsidR="007125EC">
          <w:t>to edit</w:t>
        </w:r>
      </w:ins>
      <w:del w:id="755" w:author="melan_000" w:date="2014-10-26T21:35:00Z">
        <w:r w:rsidDel="007125EC">
          <w:delText>, such that we may more easily</w:delText>
        </w:r>
      </w:del>
      <w:r>
        <w:t xml:space="preserve"> </w:t>
      </w:r>
      <w:del w:id="756" w:author="melan_000" w:date="2014-10-26T21:37:00Z">
        <w:r w:rsidDel="00B03A25">
          <w:delText xml:space="preserve">edit </w:delText>
        </w:r>
      </w:del>
      <w:r>
        <w:t>the IP in future</w:t>
      </w:r>
      <w:ins w:id="757" w:author="melan_000" w:date="2014-10-26T21:41:00Z">
        <w:r w:rsidR="00B03A25">
          <w:t>,</w:t>
        </w:r>
      </w:ins>
      <w:r>
        <w:t xml:space="preserve"> without </w:t>
      </w:r>
      <w:ins w:id="758" w:author="melan_000" w:date="2014-11-19T22:28:00Z">
        <w:r w:rsidR="00167999">
          <w:t>the need to</w:t>
        </w:r>
      </w:ins>
      <w:del w:id="759" w:author="melan_000" w:date="2014-11-19T22:29:00Z">
        <w:r w:rsidDel="00167999">
          <w:delText>having to</w:delText>
        </w:r>
      </w:del>
      <w:r>
        <w:t xml:space="preserve"> </w:t>
      </w:r>
      <w:del w:id="760" w:author="melan_000" w:date="2014-10-26T21:37:00Z">
        <w:r w:rsidDel="00B03A25">
          <w:delText xml:space="preserve">keep </w:delText>
        </w:r>
      </w:del>
      <w:r>
        <w:t>generat</w:t>
      </w:r>
      <w:ins w:id="761" w:author="melan_000" w:date="2014-10-26T21:37:00Z">
        <w:r w:rsidR="00B03A25">
          <w:t>e</w:t>
        </w:r>
      </w:ins>
      <w:del w:id="762" w:author="melan_000" w:date="2014-10-26T21:37:00Z">
        <w:r w:rsidDel="00B03A25">
          <w:delText>ing</w:delText>
        </w:r>
      </w:del>
      <w:ins w:id="763" w:author="melan_000" w:date="2014-10-26T21:37:00Z">
        <w:r w:rsidR="00B03A25">
          <w:t xml:space="preserve"> </w:t>
        </w:r>
      </w:ins>
      <w:ins w:id="764" w:author="melan_000" w:date="2014-11-19T22:29:00Z">
        <w:r w:rsidR="00167999">
          <w:t xml:space="preserve">(and regenerate) </w:t>
        </w:r>
      </w:ins>
      <w:del w:id="765" w:author="melan_000" w:date="2014-11-19T22:29:00Z">
        <w:r w:rsidDel="00167999">
          <w:delText xml:space="preserve"> </w:delText>
        </w:r>
      </w:del>
      <w:r>
        <w:t xml:space="preserve">temporary project files, </w:t>
      </w:r>
      <w:ins w:id="766" w:author="melan_000" w:date="2014-11-19T22:29:00Z">
        <w:del w:id="767" w:author="Shivam Garg" w:date="2014-11-25T22:51:00Z">
          <w:r w:rsidR="00167999" w:rsidDel="00D74766">
            <w:delText xml:space="preserve">will </w:delText>
          </w:r>
        </w:del>
        <w:r w:rsidR="00167999">
          <w:t xml:space="preserve">also </w:t>
        </w:r>
      </w:ins>
      <w:ins w:id="768" w:author="melan_000" w:date="2014-10-26T21:42:00Z">
        <w:r w:rsidR="00B03A25">
          <w:t>p</w:t>
        </w:r>
      </w:ins>
      <w:del w:id="769" w:author="melan_000" w:date="2014-10-26T21:42:00Z">
        <w:r w:rsidDel="00B03A25">
          <w:delText>and p</w:delText>
        </w:r>
      </w:del>
      <w:r>
        <w:t>rotect</w:t>
      </w:r>
      <w:ins w:id="770" w:author="Shivam Garg" w:date="2014-11-25T22:51:00Z">
        <w:r w:rsidR="00D74766">
          <w:t>ing</w:t>
        </w:r>
      </w:ins>
      <w:r>
        <w:t xml:space="preserve"> against </w:t>
      </w:r>
      <w:ins w:id="771" w:author="melan_000" w:date="2014-11-19T22:28:00Z">
        <w:r w:rsidR="00167999">
          <w:t>data loss</w:t>
        </w:r>
      </w:ins>
      <w:del w:id="772" w:author="melan_000" w:date="2014-11-19T22:28:00Z">
        <w:r w:rsidDel="00167999">
          <w:delText>files being lost</w:delText>
        </w:r>
      </w:del>
      <w:r>
        <w:t xml:space="preserve"> if Vivado crashes.</w:t>
      </w:r>
      <w:ins w:id="773" w:author="melan_000" w:date="2014-10-26T21:42:00Z">
        <w:r w:rsidR="00B03A25">
          <w:br/>
        </w:r>
      </w:ins>
      <w:ins w:id="774" w:author="melan_000" w:date="2014-10-26T21:39:00Z">
        <w:r w:rsidR="00D21D11">
          <w:t>You should now have two</w:t>
        </w:r>
      </w:ins>
      <w:ins w:id="775" w:author="melan_000" w:date="2014-11-19T22:30:00Z">
        <w:r w:rsidR="008D2642">
          <w:t xml:space="preserve"> project files as shown in </w:t>
        </w:r>
      </w:ins>
      <w:ins w:id="776" w:author="melan_000" w:date="2014-11-19T22:31:00Z">
        <w:r w:rsidR="008D2642">
          <w:fldChar w:fldCharType="begin"/>
        </w:r>
        <w:r w:rsidR="008D2642">
          <w:instrText xml:space="preserve"> REF _Ref404199631 \h </w:instrText>
        </w:r>
      </w:ins>
      <w:r w:rsidR="008D2642">
        <w:fldChar w:fldCharType="separate"/>
      </w:r>
      <w:ins w:id="777" w:author="melan_000" w:date="2014-11-20T01:41:00Z">
        <w:r w:rsidR="00113A04" w:rsidRPr="00530626">
          <w:t xml:space="preserve">Figure </w:t>
        </w:r>
        <w:r w:rsidR="00113A04">
          <w:rPr>
            <w:noProof/>
          </w:rPr>
          <w:t>3</w:t>
        </w:r>
        <w:r w:rsidR="00113A04">
          <w:noBreakHyphen/>
        </w:r>
        <w:r w:rsidR="00113A04">
          <w:rPr>
            <w:noProof/>
          </w:rPr>
          <w:t>9</w:t>
        </w:r>
      </w:ins>
      <w:ins w:id="778" w:author="melan_000" w:date="2014-11-19T22:31:00Z">
        <w:r w:rsidR="008D2642">
          <w:fldChar w:fldCharType="end"/>
        </w:r>
        <w:del w:id="779" w:author="Shivam Garg" w:date="2014-11-25T00:56:00Z">
          <w:r w:rsidR="008D2642" w:rsidDel="008C2DAD">
            <w:delText xml:space="preserve"> </w:delText>
          </w:r>
          <w:r w:rsidR="008D2642" w:rsidDel="008C2DAD">
            <w:fldChar w:fldCharType="begin"/>
          </w:r>
          <w:r w:rsidR="008D2642" w:rsidDel="008C2DAD">
            <w:delInstrText xml:space="preserve"> REF _Ref404199644 \p \h </w:delInstrText>
          </w:r>
        </w:del>
      </w:ins>
      <w:del w:id="780" w:author="Shivam Garg" w:date="2014-11-25T00:56:00Z">
        <w:r w:rsidR="008D2642" w:rsidDel="008C2DAD">
          <w:fldChar w:fldCharType="separate"/>
        </w:r>
      </w:del>
      <w:ins w:id="781" w:author="melan_000" w:date="2014-11-20T01:41:00Z">
        <w:del w:id="782" w:author="Shivam Garg" w:date="2014-11-25T00:56:00Z">
          <w:r w:rsidR="00113A04" w:rsidDel="008C2DAD">
            <w:delText>above</w:delText>
          </w:r>
        </w:del>
      </w:ins>
      <w:ins w:id="783" w:author="melan_000" w:date="2014-11-19T22:31:00Z">
        <w:del w:id="784" w:author="Shivam Garg" w:date="2014-11-25T00:56:00Z">
          <w:r w:rsidR="008D2642" w:rsidDel="008C2DAD">
            <w:fldChar w:fldCharType="end"/>
          </w:r>
        </w:del>
      </w:ins>
      <w:ins w:id="785" w:author="melan_000" w:date="2014-11-19T22:32:00Z">
        <w:r w:rsidR="008D2642">
          <w:t>.</w:t>
        </w:r>
      </w:ins>
    </w:p>
    <w:p w:rsidR="0015291C" w:rsidRDefault="00206880">
      <w:pPr>
        <w:pStyle w:val="ListParagraph"/>
        <w:numPr>
          <w:ilvl w:val="1"/>
          <w:numId w:val="8"/>
        </w:numPr>
      </w:pPr>
      <w:del w:id="786" w:author="melan_000" w:date="2014-10-26T21:39:00Z">
        <w:r w:rsidDel="00B03A25">
          <w:delText>Here is a breakdown of what your directory structure should look like, where you now have two</w:delText>
        </w:r>
      </w:del>
      <w:del w:id="787" w:author="melan_000" w:date="2014-11-19T22:30:00Z">
        <w:r w:rsidDel="00D21D11">
          <w:delText xml:space="preserve"> </w:delText>
        </w:r>
      </w:del>
      <w:del w:id="788" w:author="melan_000" w:date="2014-11-19T22:32:00Z">
        <w:r w:rsidDel="008D2642">
          <w:delText>project files</w:delText>
        </w:r>
      </w:del>
      <w:ins w:id="789" w:author="melan_000" w:date="2014-10-26T21:42:00Z">
        <w:r w:rsidR="00B03A25">
          <w:t xml:space="preserve"> </w:t>
        </w:r>
        <w:bookmarkStart w:id="790" w:name="_Ref404199910"/>
        <w:r w:rsidR="00B03A25">
          <w:t>O</w:t>
        </w:r>
      </w:ins>
      <w:del w:id="791" w:author="melan_000" w:date="2014-10-26T21:42:00Z">
        <w:r w:rsidDel="00B03A25">
          <w:delText xml:space="preserve"> </w:delText>
        </w:r>
      </w:del>
      <w:del w:id="792" w:author="melan_000" w:date="2014-10-26T21:39:00Z">
        <w:r w:rsidDel="00B03A25">
          <w:delText>o</w:delText>
        </w:r>
      </w:del>
      <w:r>
        <w:t xml:space="preserve">ne </w:t>
      </w:r>
      <w:del w:id="793" w:author="melan_000" w:date="2014-10-26T21:42:00Z">
        <w:r w:rsidDel="00B03A25">
          <w:delText xml:space="preserve">for </w:delText>
        </w:r>
      </w:del>
      <w:ins w:id="794" w:author="melan_000" w:date="2014-10-26T21:42:00Z">
        <w:r w:rsidR="00B03A25">
          <w:t xml:space="preserve">is </w:t>
        </w:r>
      </w:ins>
      <w:r>
        <w:t xml:space="preserve">the </w:t>
      </w:r>
      <w:r w:rsidR="004A60BC">
        <w:t>high-level</w:t>
      </w:r>
      <w:r>
        <w:t xml:space="preserve"> module (lab0) and the second </w:t>
      </w:r>
      <w:del w:id="795" w:author="melan_000" w:date="2014-10-26T21:42:00Z">
        <w:r w:rsidDel="00B03A25">
          <w:delText xml:space="preserve">which </w:delText>
        </w:r>
      </w:del>
      <w:r>
        <w:t xml:space="preserve">contains </w:t>
      </w:r>
      <w:del w:id="796" w:author="melan_000" w:date="2014-10-26T21:41:00Z">
        <w:r w:rsidDel="00B03A25">
          <w:delText xml:space="preserve">just </w:delText>
        </w:r>
      </w:del>
      <w:r>
        <w:t xml:space="preserve">the IP </w:t>
      </w:r>
      <w:del w:id="797" w:author="melan_000" w:date="2014-10-26T21:43:00Z">
        <w:r w:rsidDel="00B03A25">
          <w:delText xml:space="preserve">file </w:delText>
        </w:r>
      </w:del>
      <w:r>
        <w:t>(lab0_ip_1.0).</w:t>
      </w:r>
      <w:bookmarkEnd w:id="790"/>
    </w:p>
    <w:p w:rsidR="00530626" w:rsidRDefault="00206880">
      <w:pPr>
        <w:keepNext/>
        <w:jc w:val="center"/>
        <w:rPr>
          <w:ins w:id="798" w:author="melan_000" w:date="2014-11-18T22:49:00Z"/>
        </w:rPr>
        <w:pPrChange w:id="799" w:author="melan_000" w:date="2014-11-18T22:49:00Z">
          <w:pPr>
            <w:jc w:val="center"/>
          </w:pPr>
        </w:pPrChange>
      </w:pPr>
      <w:r>
        <w:rPr>
          <w:noProof/>
          <w:lang w:eastAsia="en-AU"/>
        </w:rPr>
        <mc:AlternateContent>
          <mc:Choice Requires="wpg">
            <w:drawing>
              <wp:anchor distT="0" distB="0" distL="114300" distR="114300" simplePos="0" relativeHeight="251651584" behindDoc="0" locked="0" layoutInCell="1" allowOverlap="1" wp14:anchorId="30309F42" wp14:editId="545A7739">
                <wp:simplePos x="0" y="0"/>
                <wp:positionH relativeFrom="column">
                  <wp:posOffset>1477736</wp:posOffset>
                </wp:positionH>
                <wp:positionV relativeFrom="paragraph">
                  <wp:posOffset>621121</wp:posOffset>
                </wp:positionV>
                <wp:extent cx="1723390" cy="3535135"/>
                <wp:effectExtent l="19050" t="19050" r="10160" b="27305"/>
                <wp:wrapNone/>
                <wp:docPr id="47"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23390" cy="3535135"/>
                          <a:chOff x="0" y="0"/>
                          <a:chExt cx="1723604" cy="3656268"/>
                        </a:xfrm>
                      </wpg:grpSpPr>
                      <wps:wsp>
                        <wps:cNvPr id="48" name="Rectangle 28"/>
                        <wps:cNvSpPr/>
                        <wps:spPr>
                          <a:xfrm>
                            <a:off x="388418" y="3471483"/>
                            <a:ext cx="695325" cy="1847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27"/>
                        <wps:cNvSpPr/>
                        <wps:spPr>
                          <a:xfrm>
                            <a:off x="396510" y="1788340"/>
                            <a:ext cx="1327094" cy="1720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26"/>
                        <wps:cNvCnPr/>
                        <wps:spPr>
                          <a:xfrm>
                            <a:off x="517827" y="0"/>
                            <a:ext cx="105260" cy="1181437"/>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s:wsp>
                        <wps:cNvPr id="51" name="Straight Arrow Connector 29"/>
                        <wps:cNvCnPr/>
                        <wps:spPr>
                          <a:xfrm>
                            <a:off x="0" y="388418"/>
                            <a:ext cx="202301" cy="1683143"/>
                          </a:xfrm>
                          <a:prstGeom prst="straightConnector1">
                            <a:avLst/>
                          </a:prstGeom>
                          <a:ln w="28575">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8BEB95F" id="Group 14" o:spid="_x0000_s1026" style="position:absolute;margin-left:116.35pt;margin-top:48.9pt;width:135.7pt;height:278.35pt;z-index:251651584" coordsize="17236,3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">
                <v:rect id="Rectangle 28" o:spid="_x0000_s1027" style="position:absolute;left:3884;top:34714;width:6953;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6cUA&#10;AADbAAAADwAAAGRycy9kb3ducmV2LnhtbESPTWvCQBCG7wX/wzKCl1I3/UAkdRUrVIqHgh+X3qbZ&#10;MQlmZ8PuauK/dw6Cx+Gd95l5ZoveNepCIdaeDbyOM1DEhbc1lwYO+++XKaiYkC02nsnAlSIs5oOn&#10;GebWd7ylyy6VSiAcczRQpdTmWseiIodx7FtiyY4+OEwyhlLbgJ3AXaPfsmyiHdYsFypsaVVRcdqd&#10;nYH/9V9YTb/e1+n8PBH0qdzQb2fMaNgvP0El6tNj+d7+sQY+5FlxEQ/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blvpxQAAANsAAAAPAAAAAAAAAAAAAAAAAJgCAABkcnMv&#10;ZG93bnJldi54bWxQSwUGAAAAAAQABAD1AAAAigMAAAAA&#10;" filled="f" strokecolor="red" strokeweight="2pt"/>
                <v:rect id="Rectangle 27" o:spid="_x0000_s1028" style="position:absolute;left:3965;top:17883;width:13271;height:1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L+csUA&#10;AADbAAAADwAAAGRycy9kb3ducmV2LnhtbESPQWvCQBSE70L/w/IKvUjdWCVo6kaqoBQPQm0v3l6z&#10;r0lI9m3YXU3677sFweMwM98wq/VgWnEl52vLCqaTBARxYXXNpYKvz93zAoQPyBpby6Tglzys84fR&#10;CjNte/6g6ymUIkLYZ6igCqHLpPRFRQb9xHbE0fuxzmCI0pVSO+wj3LTyJUlSabDmuFBhR9uKiuZ0&#10;MQq+92e3XWxm+3AZpxHdlAc69ko9PQ5vryACDeEevrXftYL5Ev6/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Iv5yxQAAANsAAAAPAAAAAAAAAAAAAAAAAJgCAABkcnMv&#10;ZG93bnJldi54bWxQSwUGAAAAAAQABAD1AAAAigMAAAAA&#10;" filled="f" strokecolor="red" strokeweight="2pt"/>
                <v:shapetype id="_x0000_t32" coordsize="21600,21600" o:spt="32" o:oned="t" path="m,l21600,21600e" filled="f">
                  <v:path arrowok="t" fillok="f" o:connecttype="none"/>
                  <o:lock v:ext="edit" shapetype="t"/>
                </v:shapetype>
                <v:shape id="Straight Arrow Connector 26" o:spid="_x0000_s1029" type="#_x0000_t32" style="position:absolute;left:5178;width:1052;height:11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3jcb8AAADbAAAADwAAAGRycy9kb3ducmV2LnhtbERPS4vCMBC+C/sfwix409QFRapRZGFB&#10;PPnC3ePQjG21mdQma+u/dw6Cx4/vPV92rlJ3akLp2cBomIAizrwtOTdwPPwMpqBCRLZYeSYDDwqw&#10;XHz05pha3/KO7vuYKwnhkKKBIsY61TpkBTkMQ18TC3f2jcMosMm1bbCVcFfprySZaIclS0OBNX0X&#10;lF33/056q9Pv5e9xGOMl2YyIXDu5bbbG9D+71QxUpC6+xS/32hoYy3r5Ij9AL5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3jcb8AAADbAAAADwAAAAAAAAAAAAAAAACh&#10;AgAAZHJzL2Rvd25yZXYueG1sUEsFBgAAAAAEAAQA+QAAAI0DAAAAAA==&#10;" strokecolor="#4579b8 [3044]" strokeweight="2.25pt">
                  <v:stroke endarrow="open"/>
                </v:shape>
                <v:shape id="Straight Arrow Connector 29" o:spid="_x0000_s1030" type="#_x0000_t32" style="position:absolute;top:3884;width:2023;height:168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G6sMAAADbAAAADwAAAGRycy9kb3ducmV2LnhtbESPy2rDMBBF94X+g5hCd7XsQEJxLZtS&#10;CISs2qQkXQ7WxI9YI8dSY/vvq0Igy8t9HG5WTKYTVxpcY1lBEsUgiEurG64UfO/XL68gnEfW2Fkm&#10;BTM5KPLHhwxTbUf+ouvOVyKMsEtRQe19n0rpypoMusj2xME72cGgD3KopB5wDOOmk4s4XkmDDQdC&#10;jT191FSed78mcLvDsf2Z90ts421CZMbVZfup1PPT9P4GwtPk7+Fbe6MVLBP4/xJ+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2BRurDAAAA2wAAAA8AAAAAAAAAAAAA&#10;AAAAoQIAAGRycy9kb3ducmV2LnhtbFBLBQYAAAAABAAEAPkAAACRAwAAAAA=&#10;" strokecolor="#4579b8 [3044]" strokeweight="2.25pt">
                  <v:stroke endarrow="open"/>
                </v:shape>
              </v:group>
            </w:pict>
          </mc:Fallback>
        </mc:AlternateContent>
      </w:r>
      <w:r>
        <w:rPr>
          <w:noProof/>
          <w:lang w:eastAsia="en-AU"/>
        </w:rPr>
        <w:drawing>
          <wp:inline distT="0" distB="0" distL="0" distR="0" wp14:anchorId="2D9CB427" wp14:editId="6FB80BF7">
            <wp:extent cx="5064098" cy="4155621"/>
            <wp:effectExtent l="0" t="0" r="3810" b="0"/>
            <wp:docPr id="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b="11313"/>
                    <a:stretch>
                      <a:fillRect/>
                    </a:stretch>
                  </pic:blipFill>
                  <pic:spPr bwMode="auto">
                    <a:xfrm>
                      <a:off x="0" y="0"/>
                      <a:ext cx="5067300" cy="4158249"/>
                    </a:xfrm>
                    <a:prstGeom prst="rect">
                      <a:avLst/>
                    </a:prstGeom>
                    <a:noFill/>
                    <a:ln>
                      <a:noFill/>
                    </a:ln>
                  </pic:spPr>
                </pic:pic>
              </a:graphicData>
            </a:graphic>
          </wp:inline>
        </w:drawing>
      </w:r>
    </w:p>
    <w:p w:rsidR="0015291C" w:rsidRPr="00530626" w:rsidRDefault="00530626">
      <w:pPr>
        <w:pStyle w:val="Caption"/>
        <w:rPr>
          <w:color w:val="1F497D" w:themeColor="text2"/>
          <w:sz w:val="18"/>
          <w:rPrChange w:id="800" w:author="melan_000" w:date="2014-11-18T22:49:00Z">
            <w:rPr/>
          </w:rPrChange>
        </w:rPr>
        <w:pPrChange w:id="801" w:author="melan_000" w:date="2014-11-18T22:49:00Z">
          <w:pPr>
            <w:jc w:val="center"/>
          </w:pPr>
        </w:pPrChange>
      </w:pPr>
      <w:bookmarkStart w:id="802" w:name="_Ref404199631"/>
      <w:bookmarkStart w:id="803" w:name="_Ref404200075"/>
      <w:ins w:id="804" w:author="melan_000" w:date="2014-11-18T22:49:00Z">
        <w:r w:rsidRPr="00530626">
          <w:rPr>
            <w:szCs w:val="22"/>
          </w:rPr>
          <w:t xml:space="preserve">Figure </w:t>
        </w:r>
      </w:ins>
      <w:ins w:id="805"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3</w:t>
      </w:r>
      <w:ins w:id="806"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807" w:author="melan_000" w:date="2014-11-20T01:41:00Z">
        <w:r w:rsidR="00113A04">
          <w:rPr>
            <w:noProof/>
            <w:szCs w:val="22"/>
          </w:rPr>
          <w:t>9</w:t>
        </w:r>
      </w:ins>
      <w:ins w:id="808" w:author="melan_000" w:date="2014-11-19T00:07:00Z">
        <w:r w:rsidR="00B72989">
          <w:rPr>
            <w:szCs w:val="22"/>
          </w:rPr>
          <w:fldChar w:fldCharType="end"/>
        </w:r>
      </w:ins>
      <w:bookmarkEnd w:id="802"/>
      <w:ins w:id="809" w:author="melan_000" w:date="2014-11-18T22:49:00Z">
        <w:r w:rsidRPr="00530626">
          <w:rPr>
            <w:szCs w:val="22"/>
          </w:rPr>
          <w:t>: Step</w:t>
        </w:r>
      </w:ins>
      <w:ins w:id="810" w:author="melan_000" w:date="2014-11-19T22:36:00Z">
        <w:r w:rsidR="00A203E8">
          <w:rPr>
            <w:szCs w:val="22"/>
          </w:rPr>
          <w:t xml:space="preserve"> </w:t>
        </w:r>
        <w:r w:rsidR="00A203E8">
          <w:rPr>
            <w:szCs w:val="22"/>
          </w:rPr>
          <w:fldChar w:fldCharType="begin"/>
        </w:r>
        <w:r w:rsidR="00A203E8">
          <w:rPr>
            <w:szCs w:val="22"/>
          </w:rPr>
          <w:instrText xml:space="preserve"> REF _Ref404199910 \r \h </w:instrText>
        </w:r>
      </w:ins>
      <w:r w:rsidR="00A203E8">
        <w:rPr>
          <w:szCs w:val="22"/>
        </w:rPr>
      </w:r>
      <w:r w:rsidR="00A203E8">
        <w:rPr>
          <w:szCs w:val="22"/>
        </w:rPr>
        <w:fldChar w:fldCharType="separate"/>
      </w:r>
      <w:ins w:id="811" w:author="melan_000" w:date="2014-11-20T01:41:00Z">
        <w:r w:rsidR="00113A04">
          <w:rPr>
            <w:szCs w:val="22"/>
          </w:rPr>
          <w:t>3.15</w:t>
        </w:r>
      </w:ins>
      <w:ins w:id="812" w:author="melan_000" w:date="2014-11-19T22:36:00Z">
        <w:r w:rsidR="00A203E8">
          <w:rPr>
            <w:szCs w:val="22"/>
          </w:rPr>
          <w:fldChar w:fldCharType="end"/>
        </w:r>
      </w:ins>
      <w:ins w:id="813" w:author="melan_000" w:date="2014-11-18T22:49:00Z">
        <w:r w:rsidRPr="00530626">
          <w:rPr>
            <w:szCs w:val="22"/>
          </w:rPr>
          <w:t>, Expected directory structure</w:t>
        </w:r>
      </w:ins>
      <w:bookmarkEnd w:id="803"/>
    </w:p>
    <w:p w:rsidR="002B7115" w:rsidDel="00530626" w:rsidRDefault="002B7115" w:rsidP="002B7115">
      <w:pPr>
        <w:pStyle w:val="ListParagraph"/>
        <w:jc w:val="center"/>
        <w:rPr>
          <w:del w:id="814" w:author="melan_000" w:date="2014-11-18T22:49:00Z"/>
          <w:i/>
        </w:rPr>
      </w:pPr>
      <w:del w:id="815" w:author="melan_000" w:date="2014-11-18T22:49:00Z">
        <w:r w:rsidDel="00530626">
          <w:rPr>
            <w:i/>
          </w:rPr>
          <w:lastRenderedPageBreak/>
          <w:delText>Figure 3.</w:delText>
        </w:r>
        <w:r w:rsidR="005C2AEA" w:rsidDel="00530626">
          <w:rPr>
            <w:i/>
          </w:rPr>
          <w:delText>9</w:delText>
        </w:r>
        <w:r w:rsidDel="00530626">
          <w:rPr>
            <w:i/>
          </w:rPr>
          <w:delText>: Step 3.1</w:delText>
        </w:r>
        <w:r w:rsidR="00E07126" w:rsidDel="00530626">
          <w:rPr>
            <w:i/>
          </w:rPr>
          <w:delText>6</w:delText>
        </w:r>
        <w:r w:rsidDel="00530626">
          <w:rPr>
            <w:i/>
          </w:rPr>
          <w:delText>, Expected directory structure</w:delText>
        </w:r>
      </w:del>
    </w:p>
    <w:p w:rsidR="002B7115" w:rsidRPr="002B7115" w:rsidDel="00530626" w:rsidRDefault="002B7115" w:rsidP="002B7115">
      <w:pPr>
        <w:pStyle w:val="ListParagraph"/>
        <w:jc w:val="center"/>
        <w:rPr>
          <w:del w:id="816" w:author="melan_000" w:date="2014-11-18T22:49:00Z"/>
          <w:i/>
        </w:rPr>
      </w:pPr>
    </w:p>
    <w:p w:rsidR="00A508F6" w:rsidRDefault="00206880">
      <w:pPr>
        <w:pStyle w:val="ListParagraph"/>
        <w:numPr>
          <w:ilvl w:val="1"/>
          <w:numId w:val="8"/>
        </w:numPr>
        <w:rPr>
          <w:ins w:id="817" w:author="melan_000" w:date="2014-11-19T22:41:00Z"/>
        </w:rPr>
      </w:pPr>
      <w:bookmarkStart w:id="818" w:name="_Ref404114477"/>
      <w:r>
        <w:t xml:space="preserve">Now </w:t>
      </w:r>
      <w:ins w:id="819" w:author="melan_000" w:date="2014-10-26T21:45:00Z">
        <w:r w:rsidR="00B03A25">
          <w:t xml:space="preserve">we will reopen the Vivado project file for the Custom IP. </w:t>
        </w:r>
      </w:ins>
      <w:ins w:id="820" w:author="melan_000" w:date="2014-11-19T22:41:00Z">
        <w:r w:rsidR="00A508F6">
          <w:t xml:space="preserve">Navigate to the </w:t>
        </w:r>
        <w:r w:rsidR="00A508F6">
          <w:rPr>
            <w:b/>
          </w:rPr>
          <w:t>lab0_ip_1.0/ lab0_ip_v1_0_project</w:t>
        </w:r>
        <w:r w:rsidR="00A508F6">
          <w:t xml:space="preserve"> folder and </w:t>
        </w:r>
        <w:r w:rsidR="00A508F6">
          <w:rPr>
            <w:b/>
          </w:rPr>
          <w:t>open the</w:t>
        </w:r>
        <w:r w:rsidR="00A508F6">
          <w:t xml:space="preserve"> </w:t>
        </w:r>
        <w:r w:rsidR="00A508F6">
          <w:rPr>
            <w:b/>
          </w:rPr>
          <w:t>.</w:t>
        </w:r>
        <w:proofErr w:type="spellStart"/>
        <w:r w:rsidR="00A508F6">
          <w:rPr>
            <w:b/>
          </w:rPr>
          <w:t>xpr</w:t>
        </w:r>
        <w:proofErr w:type="spellEnd"/>
        <w:r w:rsidR="00A508F6">
          <w:t xml:space="preserve"> file shown </w:t>
        </w:r>
        <w:r w:rsidR="00A508F6">
          <w:fldChar w:fldCharType="begin"/>
        </w:r>
        <w:r w:rsidR="00A508F6">
          <w:instrText xml:space="preserve"> REF _Ref404200075 \p \h </w:instrText>
        </w:r>
      </w:ins>
      <w:ins w:id="821" w:author="melan_000" w:date="2014-11-19T22:41:00Z">
        <w:r w:rsidR="00A508F6">
          <w:fldChar w:fldCharType="separate"/>
        </w:r>
      </w:ins>
      <w:ins w:id="822" w:author="melan_000" w:date="2014-11-20T01:41:00Z">
        <w:r w:rsidR="00113A04">
          <w:t>above</w:t>
        </w:r>
      </w:ins>
      <w:ins w:id="823" w:author="melan_000" w:date="2014-11-19T22:41:00Z">
        <w:r w:rsidR="00A508F6">
          <w:fldChar w:fldCharType="end"/>
        </w:r>
        <w:r w:rsidR="00A508F6">
          <w:t>.</w:t>
        </w:r>
      </w:ins>
    </w:p>
    <w:p w:rsidR="00A508F6" w:rsidRDefault="00A508F6">
      <w:pPr>
        <w:pStyle w:val="ListParagraph"/>
        <w:numPr>
          <w:ilvl w:val="1"/>
          <w:numId w:val="8"/>
        </w:numPr>
        <w:rPr>
          <w:ins w:id="824" w:author="melan_000" w:date="2014-11-19T22:41:00Z"/>
        </w:rPr>
      </w:pPr>
      <w:ins w:id="825" w:author="melan_000" w:date="2014-11-19T22:41:00Z">
        <w:r>
          <w:t>Open the VHDL file named “</w:t>
        </w:r>
        <w:r w:rsidRPr="00635FF4">
          <w:t>lab0_ip_v_1_0_S00_AXI.vhd</w:t>
        </w:r>
        <w:r>
          <w:t>”, from the project manager view.</w:t>
        </w:r>
      </w:ins>
    </w:p>
    <w:p w:rsidR="0015291C" w:rsidDel="00A508F6" w:rsidRDefault="00206880">
      <w:pPr>
        <w:pStyle w:val="ListParagraph"/>
        <w:numPr>
          <w:ilvl w:val="1"/>
          <w:numId w:val="8"/>
        </w:numPr>
        <w:rPr>
          <w:del w:id="826" w:author="melan_000" w:date="2014-11-19T22:39:00Z"/>
        </w:rPr>
      </w:pPr>
      <w:del w:id="827" w:author="melan_000" w:date="2014-10-26T21:45:00Z">
        <w:r w:rsidDel="00B03A25">
          <w:delText>go to the</w:delText>
        </w:r>
      </w:del>
      <w:del w:id="828" w:author="melan_000" w:date="2014-11-19T22:41:00Z">
        <w:r w:rsidDel="00A508F6">
          <w:delText xml:space="preserve"> </w:delText>
        </w:r>
        <w:r w:rsidDel="00A508F6">
          <w:rPr>
            <w:b/>
          </w:rPr>
          <w:delText>lab0_ip_1.0/ lab0_ip_v1_0_project</w:delText>
        </w:r>
        <w:r w:rsidDel="00A508F6">
          <w:delText xml:space="preserve"> and </w:delText>
        </w:r>
        <w:r w:rsidDel="00A508F6">
          <w:rPr>
            <w:b/>
          </w:rPr>
          <w:delText xml:space="preserve">open </w:delText>
        </w:r>
      </w:del>
      <w:del w:id="829" w:author="melan_000" w:date="2014-10-26T21:46:00Z">
        <w:r w:rsidDel="00B03A25">
          <w:rPr>
            <w:b/>
          </w:rPr>
          <w:delText xml:space="preserve">up </w:delText>
        </w:r>
      </w:del>
      <w:del w:id="830" w:author="melan_000" w:date="2014-11-19T22:41:00Z">
        <w:r w:rsidDel="00A508F6">
          <w:rPr>
            <w:b/>
          </w:rPr>
          <w:delText>the</w:delText>
        </w:r>
        <w:r w:rsidDel="00A508F6">
          <w:delText xml:space="preserve"> </w:delText>
        </w:r>
        <w:r w:rsidDel="00A508F6">
          <w:rPr>
            <w:b/>
          </w:rPr>
          <w:delText>.xpr</w:delText>
        </w:r>
        <w:r w:rsidDel="00A508F6">
          <w:delText xml:space="preserve"> file shown </w:delText>
        </w:r>
      </w:del>
      <w:del w:id="831" w:author="melan_000" w:date="2014-11-19T22:39:00Z">
        <w:r w:rsidDel="00A508F6">
          <w:delText>above</w:delText>
        </w:r>
      </w:del>
      <w:del w:id="832" w:author="melan_000" w:date="2014-10-26T21:46:00Z">
        <w:r w:rsidDel="00B03A25">
          <w:delText xml:space="preserve">. (i.e. open up the Vivado project file for the </w:delText>
        </w:r>
        <w:r w:rsidR="00907C2C" w:rsidDel="00B03A25">
          <w:delText>Custom</w:delText>
        </w:r>
        <w:r w:rsidDel="00B03A25">
          <w:delText xml:space="preserve"> IP)</w:delText>
        </w:r>
      </w:del>
      <w:del w:id="833" w:author="melan_000" w:date="2014-11-19T22:39:00Z">
        <w:r w:rsidDel="00A508F6">
          <w:delText>.</w:delText>
        </w:r>
      </w:del>
      <w:bookmarkEnd w:id="818"/>
      <w:del w:id="834" w:author="melan_000" w:date="2014-10-26T21:47:00Z">
        <w:r w:rsidDel="001819AC">
          <w:delText xml:space="preserve"> This should be close to an identical view of “edit in IP packager” which we </w:delText>
        </w:r>
      </w:del>
      <w:del w:id="835" w:author="melan_000" w:date="2014-10-26T21:43:00Z">
        <w:r w:rsidDel="00B03A25">
          <w:delText xml:space="preserve">temporarily </w:delText>
        </w:r>
      </w:del>
      <w:del w:id="836" w:author="melan_000" w:date="2014-10-26T21:47:00Z">
        <w:r w:rsidDel="001819AC">
          <w:delText>saw before.</w:delText>
        </w:r>
      </w:del>
    </w:p>
    <w:p w:rsidR="0015291C" w:rsidDel="00A508F6" w:rsidRDefault="00206880">
      <w:pPr>
        <w:pStyle w:val="ListParagraph"/>
        <w:numPr>
          <w:ilvl w:val="1"/>
          <w:numId w:val="8"/>
        </w:numPr>
        <w:rPr>
          <w:del w:id="837" w:author="melan_000" w:date="2014-11-19T22:41:00Z"/>
        </w:rPr>
      </w:pPr>
      <w:bookmarkStart w:id="838" w:name="_Ref404114457"/>
      <w:del w:id="839" w:author="melan_000" w:date="2014-11-19T22:39:00Z">
        <w:r w:rsidRPr="00A508F6" w:rsidDel="00A508F6">
          <w:rPr>
            <w:b/>
          </w:rPr>
          <w:delText>Open</w:delText>
        </w:r>
      </w:del>
      <w:del w:id="840" w:author="melan_000" w:date="2014-11-19T22:41:00Z">
        <w:r w:rsidDel="00A508F6">
          <w:delText xml:space="preserve"> the VHDL file called “</w:delText>
        </w:r>
        <w:r w:rsidRPr="00777C5B" w:rsidDel="00A508F6">
          <w:rPr>
            <w:rPrChange w:id="841" w:author="melan_000" w:date="2014-11-19T22:37:00Z">
              <w:rPr>
                <w:u w:val="single"/>
              </w:rPr>
            </w:rPrChange>
          </w:rPr>
          <w:delText>lab0_ip_v_1_0_S00_AXI.vhd</w:delText>
        </w:r>
        <w:r w:rsidDel="00A508F6">
          <w:delText>”, from the project manager view.</w:delText>
        </w:r>
        <w:bookmarkEnd w:id="838"/>
      </w:del>
    </w:p>
    <w:p w:rsidR="00530626" w:rsidRDefault="00206880">
      <w:pPr>
        <w:pStyle w:val="ListParagraph"/>
        <w:keepNext/>
        <w:ind w:left="375"/>
        <w:jc w:val="center"/>
        <w:rPr>
          <w:ins w:id="842" w:author="melan_000" w:date="2014-11-18T22:49:00Z"/>
        </w:rPr>
        <w:pPrChange w:id="843" w:author="melan_000" w:date="2014-11-18T22:49:00Z">
          <w:pPr>
            <w:pStyle w:val="ListParagraph"/>
            <w:ind w:left="375"/>
            <w:jc w:val="center"/>
          </w:pPr>
        </w:pPrChange>
      </w:pPr>
      <w:r>
        <w:rPr>
          <w:noProof/>
          <w:lang w:eastAsia="en-AU"/>
        </w:rPr>
        <w:drawing>
          <wp:inline distT="0" distB="0" distL="0" distR="0" wp14:anchorId="3F301F63" wp14:editId="3430FC65">
            <wp:extent cx="2847975" cy="1647825"/>
            <wp:effectExtent l="0" t="0" r="9525" b="9525"/>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r="65150" b="66675"/>
                    <a:stretch>
                      <a:fillRect/>
                    </a:stretch>
                  </pic:blipFill>
                  <pic:spPr bwMode="auto">
                    <a:xfrm>
                      <a:off x="0" y="0"/>
                      <a:ext cx="2847975" cy="1647825"/>
                    </a:xfrm>
                    <a:prstGeom prst="rect">
                      <a:avLst/>
                    </a:prstGeom>
                    <a:noFill/>
                    <a:ln>
                      <a:noFill/>
                    </a:ln>
                  </pic:spPr>
                </pic:pic>
              </a:graphicData>
            </a:graphic>
          </wp:inline>
        </w:drawing>
      </w:r>
    </w:p>
    <w:p w:rsidR="0015291C" w:rsidRPr="008C2DAD" w:rsidDel="00530626" w:rsidRDefault="00530626">
      <w:pPr>
        <w:pStyle w:val="Caption"/>
        <w:rPr>
          <w:del w:id="844" w:author="melan_000" w:date="2014-11-18T22:50:00Z"/>
        </w:rPr>
        <w:pPrChange w:id="845" w:author="melan_000" w:date="2014-11-18T22:49:00Z">
          <w:pPr>
            <w:pStyle w:val="ListParagraph"/>
            <w:ind w:left="375"/>
            <w:jc w:val="center"/>
          </w:pPr>
        </w:pPrChange>
      </w:pPr>
      <w:ins w:id="846" w:author="melan_000" w:date="2014-11-18T22:49:00Z">
        <w:r w:rsidRPr="00F93019">
          <w:t xml:space="preserve">Figure </w:t>
        </w:r>
      </w:ins>
      <w:ins w:id="847" w:author="melan_000" w:date="2014-11-19T00:07:00Z">
        <w:r w:rsidR="00B72989" w:rsidRPr="00C06DC3">
          <w:rPr>
            <w:i w:val="0"/>
            <w:iCs w:val="0"/>
            <w:szCs w:val="22"/>
            <w:rPrChange w:id="848" w:author="melan_000" w:date="2014-11-19T22:37:00Z">
              <w:rPr>
                <w:i/>
                <w:iCs/>
                <w:color w:val="1F497D" w:themeColor="text2"/>
                <w:sz w:val="18"/>
                <w:szCs w:val="18"/>
              </w:rPr>
            </w:rPrChange>
          </w:rPr>
          <w:fldChar w:fldCharType="begin"/>
        </w:r>
        <w:r w:rsidR="00B72989" w:rsidRPr="00C06DC3">
          <w:rPr>
            <w:rPrChange w:id="849" w:author="melan_000" w:date="2014-11-19T22:37:00Z">
              <w:rPr/>
            </w:rPrChange>
          </w:rPr>
          <w:instrText xml:space="preserve"> STYLEREF 1 \s </w:instrText>
        </w:r>
      </w:ins>
      <w:r w:rsidR="00B72989" w:rsidRPr="00C06DC3">
        <w:rPr>
          <w:i w:val="0"/>
          <w:iCs w:val="0"/>
          <w:szCs w:val="22"/>
          <w:rPrChange w:id="850" w:author="melan_000" w:date="2014-11-19T22:37:00Z">
            <w:rPr>
              <w:i/>
              <w:iCs/>
              <w:color w:val="1F497D" w:themeColor="text2"/>
              <w:sz w:val="18"/>
              <w:szCs w:val="18"/>
            </w:rPr>
          </w:rPrChange>
        </w:rPr>
        <w:fldChar w:fldCharType="separate"/>
      </w:r>
      <w:r w:rsidR="00113A04">
        <w:rPr>
          <w:noProof/>
        </w:rPr>
        <w:t>3</w:t>
      </w:r>
      <w:ins w:id="851" w:author="melan_000" w:date="2014-11-19T00:07:00Z">
        <w:r w:rsidR="00B72989" w:rsidRPr="00C06DC3">
          <w:rPr>
            <w:i w:val="0"/>
            <w:iCs w:val="0"/>
            <w:szCs w:val="22"/>
            <w:rPrChange w:id="852" w:author="melan_000" w:date="2014-11-19T22:37:00Z">
              <w:rPr>
                <w:i/>
                <w:iCs/>
                <w:color w:val="1F497D" w:themeColor="text2"/>
                <w:sz w:val="18"/>
                <w:szCs w:val="18"/>
              </w:rPr>
            </w:rPrChange>
          </w:rPr>
          <w:fldChar w:fldCharType="end"/>
        </w:r>
        <w:r w:rsidR="00B72989" w:rsidRPr="00F93019">
          <w:noBreakHyphen/>
        </w:r>
        <w:r w:rsidR="00B72989" w:rsidRPr="00C06DC3">
          <w:rPr>
            <w:i w:val="0"/>
            <w:iCs w:val="0"/>
            <w:szCs w:val="22"/>
            <w:rPrChange w:id="853" w:author="melan_000" w:date="2014-11-19T22:37:00Z">
              <w:rPr>
                <w:i/>
                <w:iCs/>
                <w:color w:val="1F497D" w:themeColor="text2"/>
                <w:sz w:val="18"/>
                <w:szCs w:val="18"/>
              </w:rPr>
            </w:rPrChange>
          </w:rPr>
          <w:fldChar w:fldCharType="begin"/>
        </w:r>
        <w:r w:rsidR="00B72989" w:rsidRPr="00C06DC3">
          <w:rPr>
            <w:rPrChange w:id="854" w:author="melan_000" w:date="2014-11-19T22:37:00Z">
              <w:rPr/>
            </w:rPrChange>
          </w:rPr>
          <w:instrText xml:space="preserve"> SEQ Figure \* ARABIC \s 1 </w:instrText>
        </w:r>
      </w:ins>
      <w:r w:rsidR="00B72989" w:rsidRPr="00C06DC3">
        <w:rPr>
          <w:i w:val="0"/>
          <w:iCs w:val="0"/>
          <w:szCs w:val="22"/>
          <w:rPrChange w:id="855" w:author="melan_000" w:date="2014-11-19T22:37:00Z">
            <w:rPr>
              <w:i/>
              <w:iCs/>
              <w:color w:val="1F497D" w:themeColor="text2"/>
              <w:sz w:val="18"/>
              <w:szCs w:val="18"/>
            </w:rPr>
          </w:rPrChange>
        </w:rPr>
        <w:fldChar w:fldCharType="separate"/>
      </w:r>
      <w:ins w:id="856" w:author="melan_000" w:date="2014-11-20T01:41:00Z">
        <w:r w:rsidR="00113A04">
          <w:rPr>
            <w:noProof/>
          </w:rPr>
          <w:t>10</w:t>
        </w:r>
      </w:ins>
      <w:ins w:id="857" w:author="melan_000" w:date="2014-11-19T00:07:00Z">
        <w:r w:rsidR="00B72989" w:rsidRPr="00C06DC3">
          <w:rPr>
            <w:i w:val="0"/>
            <w:iCs w:val="0"/>
            <w:szCs w:val="22"/>
            <w:rPrChange w:id="858" w:author="melan_000" w:date="2014-11-19T22:37:00Z">
              <w:rPr>
                <w:i/>
                <w:iCs/>
                <w:color w:val="1F497D" w:themeColor="text2"/>
                <w:sz w:val="18"/>
                <w:szCs w:val="18"/>
              </w:rPr>
            </w:rPrChange>
          </w:rPr>
          <w:fldChar w:fldCharType="end"/>
        </w:r>
      </w:ins>
      <w:ins w:id="859" w:author="melan_000" w:date="2014-11-18T22:49:00Z">
        <w:r w:rsidRPr="00F93019">
          <w:t>: Step</w:t>
        </w:r>
      </w:ins>
      <w:ins w:id="860" w:author="melan_000" w:date="2014-11-18T22:52:00Z">
        <w:r w:rsidRPr="008C2DAD">
          <w:t xml:space="preserve"> </w:t>
        </w:r>
        <w:del w:id="861" w:author="Shivam Garg" w:date="2014-11-25T00:58:00Z">
          <w:r w:rsidRPr="00C06DC3" w:rsidDel="00332A86">
            <w:rPr>
              <w:i w:val="0"/>
              <w:iCs w:val="0"/>
              <w:szCs w:val="22"/>
              <w:rPrChange w:id="862" w:author="melan_000" w:date="2014-11-19T22:37:00Z">
                <w:rPr>
                  <w:i/>
                  <w:iCs/>
                  <w:color w:val="1F497D" w:themeColor="text2"/>
                  <w:sz w:val="18"/>
                  <w:szCs w:val="18"/>
                </w:rPr>
              </w:rPrChange>
            </w:rPr>
            <w:fldChar w:fldCharType="begin"/>
          </w:r>
          <w:r w:rsidRPr="00C06DC3" w:rsidDel="00332A86">
            <w:rPr>
              <w:rPrChange w:id="863" w:author="melan_000" w:date="2014-11-19T22:37:00Z">
                <w:rPr/>
              </w:rPrChange>
            </w:rPr>
            <w:delInstrText xml:space="preserve"> REF _Ref404114457 \r \h </w:delInstrText>
          </w:r>
        </w:del>
      </w:ins>
      <w:del w:id="864" w:author="Shivam Garg" w:date="2014-11-25T00:58:00Z">
        <w:r w:rsidR="00C06DC3" w:rsidDel="00332A86">
          <w:rPr>
            <w:i w:val="0"/>
            <w:iCs w:val="0"/>
            <w:szCs w:val="22"/>
          </w:rPr>
          <w:delInstrText xml:space="preserve"> \* MERGEFORMAT </w:delInstrText>
        </w:r>
        <w:r w:rsidRPr="00C06DC3" w:rsidDel="00332A86">
          <w:rPr>
            <w:rPrChange w:id="865" w:author="melan_000" w:date="2014-11-19T22:37:00Z">
              <w:rPr/>
            </w:rPrChange>
          </w:rPr>
        </w:r>
        <w:r w:rsidRPr="00C06DC3" w:rsidDel="00332A86">
          <w:rPr>
            <w:i w:val="0"/>
            <w:iCs w:val="0"/>
            <w:szCs w:val="22"/>
            <w:rPrChange w:id="866" w:author="melan_000" w:date="2014-11-19T22:37:00Z">
              <w:rPr>
                <w:i/>
                <w:iCs/>
                <w:color w:val="1F497D" w:themeColor="text2"/>
                <w:sz w:val="18"/>
                <w:szCs w:val="18"/>
              </w:rPr>
            </w:rPrChange>
          </w:rPr>
          <w:fldChar w:fldCharType="separate"/>
        </w:r>
      </w:del>
      <w:ins w:id="867" w:author="melan_000" w:date="2014-11-20T01:41:00Z">
        <w:del w:id="868" w:author="Shivam Garg" w:date="2014-11-25T00:58:00Z">
          <w:r w:rsidR="00113A04" w:rsidDel="00332A86">
            <w:delText>0</w:delText>
          </w:r>
        </w:del>
      </w:ins>
      <w:ins w:id="869" w:author="melan_000" w:date="2014-11-18T22:52:00Z">
        <w:del w:id="870" w:author="Shivam Garg" w:date="2014-11-25T00:58:00Z">
          <w:r w:rsidRPr="00C06DC3" w:rsidDel="00332A86">
            <w:rPr>
              <w:i w:val="0"/>
              <w:iCs w:val="0"/>
              <w:szCs w:val="22"/>
              <w:rPrChange w:id="871" w:author="melan_000" w:date="2014-11-19T22:37:00Z">
                <w:rPr>
                  <w:i/>
                  <w:iCs/>
                  <w:color w:val="1F497D" w:themeColor="text2"/>
                  <w:sz w:val="18"/>
                  <w:szCs w:val="18"/>
                </w:rPr>
              </w:rPrChange>
            </w:rPr>
            <w:fldChar w:fldCharType="end"/>
          </w:r>
        </w:del>
      </w:ins>
      <w:ins w:id="872" w:author="Shivam Garg" w:date="2014-11-25T00:58:00Z">
        <w:r w:rsidR="00332A86">
          <w:rPr>
            <w:i w:val="0"/>
            <w:iCs w:val="0"/>
            <w:szCs w:val="22"/>
          </w:rPr>
          <w:t>3.17</w:t>
        </w:r>
      </w:ins>
      <w:ins w:id="873" w:author="melan_000" w:date="2014-11-18T22:49:00Z">
        <w:r w:rsidRPr="00F93019">
          <w:t>, Opening the Slave AXI file</w:t>
        </w:r>
      </w:ins>
    </w:p>
    <w:p w:rsidR="004E4186" w:rsidRPr="00530626" w:rsidDel="00530626" w:rsidRDefault="004E4186">
      <w:pPr>
        <w:rPr>
          <w:del w:id="874" w:author="melan_000" w:date="2014-11-18T22:50:00Z"/>
          <w:i/>
          <w:rPrChange w:id="875" w:author="melan_000" w:date="2014-11-18T22:50:00Z">
            <w:rPr>
              <w:del w:id="876" w:author="melan_000" w:date="2014-11-18T22:50:00Z"/>
            </w:rPr>
          </w:rPrChange>
        </w:rPr>
        <w:pPrChange w:id="877" w:author="melan_000" w:date="2014-11-18T22:50:00Z">
          <w:pPr>
            <w:pStyle w:val="ListParagraph"/>
            <w:jc w:val="center"/>
          </w:pPr>
        </w:pPrChange>
      </w:pPr>
      <w:del w:id="878" w:author="melan_000" w:date="2014-11-18T22:50:00Z">
        <w:r w:rsidRPr="00530626" w:rsidDel="00530626">
          <w:rPr>
            <w:i/>
            <w:rPrChange w:id="879" w:author="melan_000" w:date="2014-11-18T22:50:00Z">
              <w:rPr/>
            </w:rPrChange>
          </w:rPr>
          <w:delText>Figure 3.</w:delText>
        </w:r>
        <w:r w:rsidR="005C2AEA" w:rsidRPr="00530626" w:rsidDel="00530626">
          <w:rPr>
            <w:i/>
            <w:rPrChange w:id="880" w:author="melan_000" w:date="2014-11-18T22:50:00Z">
              <w:rPr/>
            </w:rPrChange>
          </w:rPr>
          <w:delText>10</w:delText>
        </w:r>
        <w:r w:rsidRPr="00530626" w:rsidDel="00530626">
          <w:rPr>
            <w:i/>
            <w:rPrChange w:id="881" w:author="melan_000" w:date="2014-11-18T22:50:00Z">
              <w:rPr/>
            </w:rPrChange>
          </w:rPr>
          <w:delText>: Step 3.1</w:delText>
        </w:r>
        <w:r w:rsidR="00E07126" w:rsidRPr="00530626" w:rsidDel="00530626">
          <w:rPr>
            <w:i/>
            <w:rPrChange w:id="882" w:author="melan_000" w:date="2014-11-18T22:50:00Z">
              <w:rPr/>
            </w:rPrChange>
          </w:rPr>
          <w:delText>8</w:delText>
        </w:r>
        <w:r w:rsidRPr="00530626" w:rsidDel="00530626">
          <w:rPr>
            <w:i/>
            <w:rPrChange w:id="883" w:author="melan_000" w:date="2014-11-18T22:50:00Z">
              <w:rPr/>
            </w:rPrChange>
          </w:rPr>
          <w:delText>, Opening the Slave AXI file</w:delText>
        </w:r>
      </w:del>
    </w:p>
    <w:p w:rsidR="004E4186" w:rsidRDefault="004E4186">
      <w:pPr>
        <w:pStyle w:val="Caption"/>
        <w:pPrChange w:id="884" w:author="melan_000" w:date="2014-11-18T22:50:00Z">
          <w:pPr>
            <w:pStyle w:val="ListParagraph"/>
            <w:ind w:left="375"/>
            <w:jc w:val="center"/>
          </w:pPr>
        </w:pPrChange>
      </w:pPr>
    </w:p>
    <w:p w:rsidR="00AC6FD5" w:rsidRDefault="00584CCE">
      <w:ins w:id="885" w:author="melan_000" w:date="2014-11-19T23:16:00Z">
        <w:r>
          <w:t xml:space="preserve">Now that we have a </w:t>
        </w:r>
      </w:ins>
      <w:del w:id="886" w:author="melan_000" w:date="2014-11-19T22:44:00Z">
        <w:r w:rsidR="00206880" w:rsidDel="00681F09">
          <w:br w:type="page"/>
        </w:r>
      </w:del>
      <w:ins w:id="887" w:author="melan_000" w:date="2014-11-19T22:43:00Z">
        <w:r w:rsidR="00AC6FD5">
          <w:t>suitable development environment now in place,</w:t>
        </w:r>
      </w:ins>
      <w:ins w:id="888" w:author="melan_000" w:date="2014-11-19T23:12:00Z">
        <w:r>
          <w:t xml:space="preserve"> </w:t>
        </w:r>
      </w:ins>
      <w:ins w:id="889" w:author="melan_000" w:date="2014-11-19T23:16:00Z">
        <w:r>
          <w:t xml:space="preserve">we can </w:t>
        </w:r>
      </w:ins>
      <w:ins w:id="890" w:author="melan_000" w:date="2014-11-19T23:12:00Z">
        <w:r>
          <w:t xml:space="preserve">begin to develop our AXI peripheral. </w:t>
        </w:r>
      </w:ins>
      <w:ins w:id="891" w:author="melan_000" w:date="2014-11-19T23:17:00Z">
        <w:r>
          <w:t xml:space="preserve">In </w:t>
        </w:r>
      </w:ins>
      <w:ins w:id="892" w:author="melan_000" w:date="2014-11-19T23:12:00Z">
        <w:r>
          <w:t>the next sections</w:t>
        </w:r>
      </w:ins>
      <w:ins w:id="893" w:author="melan_000" w:date="2014-11-19T23:17:00Z">
        <w:r>
          <w:t xml:space="preserve"> of this manual, we will </w:t>
        </w:r>
      </w:ins>
      <w:ins w:id="894" w:author="melan_000" w:date="2014-11-19T23:22:00Z">
        <w:r w:rsidR="001745A7">
          <w:t>extend</w:t>
        </w:r>
      </w:ins>
      <w:ins w:id="895" w:author="melan_000" w:date="2014-11-19T23:19:00Z">
        <w:r>
          <w:t xml:space="preserve"> the operation of</w:t>
        </w:r>
      </w:ins>
      <w:ins w:id="896" w:author="melan_000" w:date="2014-11-19T23:17:00Z">
        <w:r>
          <w:t xml:space="preserve"> our </w:t>
        </w:r>
      </w:ins>
      <w:ins w:id="897" w:author="melan_000" w:date="2014-11-19T23:18:00Z">
        <w:r>
          <w:t xml:space="preserve">new </w:t>
        </w:r>
      </w:ins>
      <w:ins w:id="898" w:author="melan_000" w:date="2014-11-19T23:17:00Z">
        <w:r>
          <w:t>IP and repackage it</w:t>
        </w:r>
      </w:ins>
      <w:ins w:id="899" w:author="melan_000" w:date="2014-11-19T23:18:00Z">
        <w:r>
          <w:t xml:space="preserve"> so that we can upgrade the instantiated component in </w:t>
        </w:r>
      </w:ins>
      <w:ins w:id="900" w:author="melan_000" w:date="2014-11-19T23:21:00Z">
        <w:r>
          <w:t>the high-level module.</w:t>
        </w:r>
      </w:ins>
    </w:p>
    <w:p w:rsidR="00681F09" w:rsidRDefault="00681F09">
      <w:pPr>
        <w:spacing w:after="0" w:line="240" w:lineRule="auto"/>
        <w:rPr>
          <w:ins w:id="901" w:author="melan_000" w:date="2014-11-19T22:44:00Z"/>
          <w:rFonts w:asciiTheme="majorHAnsi" w:eastAsiaTheme="majorEastAsia" w:hAnsiTheme="majorHAnsi" w:cstheme="majorBidi"/>
          <w:b/>
          <w:bCs/>
          <w:color w:val="365F91" w:themeColor="accent1" w:themeShade="BF"/>
          <w:sz w:val="28"/>
          <w:szCs w:val="28"/>
        </w:rPr>
      </w:pPr>
      <w:bookmarkStart w:id="902" w:name="_Ref404110745"/>
      <w:bookmarkStart w:id="903" w:name="_Ref404110757"/>
      <w:ins w:id="904" w:author="melan_000" w:date="2014-11-19T22:44:00Z">
        <w:r>
          <w:br w:type="page"/>
        </w:r>
      </w:ins>
    </w:p>
    <w:p w:rsidR="0015291C" w:rsidRDefault="00A37305" w:rsidP="0098090E">
      <w:pPr>
        <w:pStyle w:val="Heading1"/>
      </w:pPr>
      <w:bookmarkStart w:id="905" w:name="_Toc404211004"/>
      <w:ins w:id="906" w:author="melan_000" w:date="2014-11-18T21:42:00Z">
        <w:r>
          <w:lastRenderedPageBreak/>
          <w:t>Cus</w:t>
        </w:r>
      </w:ins>
      <w:del w:id="907" w:author="melan_000" w:date="2014-11-18T21:26:00Z">
        <w:r w:rsidR="0098090E" w:rsidDel="00411C9F">
          <w:delText>4.</w:delText>
        </w:r>
        <w:r w:rsidR="0098090E" w:rsidDel="00411C9F">
          <w:tab/>
        </w:r>
      </w:del>
      <w:del w:id="908" w:author="melan_000" w:date="2014-11-18T21:42:00Z">
        <w:r w:rsidR="00206880" w:rsidDel="00A37305">
          <w:delText>Cus</w:delText>
        </w:r>
      </w:del>
      <w:r w:rsidR="00206880">
        <w:t>tomising the Custom IP</w:t>
      </w:r>
      <w:bookmarkEnd w:id="902"/>
      <w:bookmarkEnd w:id="903"/>
      <w:bookmarkEnd w:id="905"/>
    </w:p>
    <w:p w:rsidR="0015291C" w:rsidRDefault="00617A31" w:rsidP="00B122C3">
      <w:ins w:id="909" w:author="melan_000" w:date="2014-10-26T21:50:00Z">
        <w:r>
          <w:t xml:space="preserve">This </w:t>
        </w:r>
        <w:proofErr w:type="gramStart"/>
        <w:r>
          <w:t>sections</w:t>
        </w:r>
        <w:proofErr w:type="gramEnd"/>
        <w:r>
          <w:t xml:space="preserve"> provides an AXI-</w:t>
        </w:r>
      </w:ins>
      <w:ins w:id="910" w:author="melan_000" w:date="2014-10-26T21:51:00Z">
        <w:r>
          <w:t xml:space="preserve">LITE interface tutorial </w:t>
        </w:r>
      </w:ins>
      <w:ins w:id="911" w:author="melan_000" w:date="2014-10-28T20:52:00Z">
        <w:r w:rsidR="00C57E69">
          <w:t>and will</w:t>
        </w:r>
      </w:ins>
      <w:ins w:id="912" w:author="melan_000" w:date="2014-10-26T21:51:00Z">
        <w:r w:rsidR="00C57E69">
          <w:t xml:space="preserve"> walk</w:t>
        </w:r>
        <w:r>
          <w:t xml:space="preserve"> you through the</w:t>
        </w:r>
      </w:ins>
      <w:del w:id="913" w:author="melan_000" w:date="2014-10-26T21:51:00Z">
        <w:r w:rsidR="00206880" w:rsidDel="00617A31">
          <w:delText>In this section we will first go through the</w:delText>
        </w:r>
      </w:del>
      <w:r w:rsidR="00206880">
        <w:t xml:space="preserve"> </w:t>
      </w:r>
      <w:del w:id="914" w:author="melan_000" w:date="2014-10-26T21:52:00Z">
        <w:r w:rsidR="00206880" w:rsidDel="00617A31">
          <w:delText xml:space="preserve">generated </w:delText>
        </w:r>
      </w:del>
      <w:r w:rsidR="00206880">
        <w:t xml:space="preserve">Slave AXI file </w:t>
      </w:r>
      <w:ins w:id="915" w:author="melan_000" w:date="2014-10-26T21:52:00Z">
        <w:r w:rsidR="00F944BF">
          <w:t xml:space="preserve">that was generated in Section </w:t>
        </w:r>
      </w:ins>
      <w:ins w:id="916" w:author="melan_000" w:date="2014-11-18T21:46:00Z">
        <w:r w:rsidR="00F944BF">
          <w:fldChar w:fldCharType="begin"/>
        </w:r>
        <w:r w:rsidR="00F944BF">
          <w:instrText xml:space="preserve"> REF _Ref404110536 \r \h </w:instrText>
        </w:r>
      </w:ins>
      <w:r w:rsidR="00F944BF">
        <w:fldChar w:fldCharType="separate"/>
      </w:r>
      <w:ins w:id="917" w:author="melan_000" w:date="2014-11-20T01:41:00Z">
        <w:r w:rsidR="00113A04">
          <w:t>3</w:t>
        </w:r>
      </w:ins>
      <w:ins w:id="918" w:author="melan_000" w:date="2014-11-18T21:46:00Z">
        <w:r w:rsidR="00F944BF">
          <w:fldChar w:fldCharType="end"/>
        </w:r>
      </w:ins>
      <w:ins w:id="919" w:author="melan_000" w:date="2014-10-26T21:52:00Z">
        <w:r>
          <w:t xml:space="preserve">. </w:t>
        </w:r>
      </w:ins>
      <w:del w:id="920" w:author="melan_000" w:date="2014-10-26T21:53:00Z">
        <w:r w:rsidR="00206880" w:rsidDel="00617A31">
          <w:delText>to explain how the AXI protocol works, via a tutorial on the AXI-LITE interface, and followed up by</w:delText>
        </w:r>
      </w:del>
      <w:ins w:id="921" w:author="melan_000" w:date="2014-10-26T21:53:00Z">
        <w:r>
          <w:t xml:space="preserve">You will </w:t>
        </w:r>
      </w:ins>
      <w:del w:id="922" w:author="melan_000" w:date="2014-10-26T21:53:00Z">
        <w:r w:rsidR="00206880" w:rsidDel="00617A31">
          <w:delText xml:space="preserve"> simple</w:delText>
        </w:r>
      </w:del>
      <w:ins w:id="923" w:author="melan_000" w:date="2014-10-26T21:53:00Z">
        <w:r>
          <w:t xml:space="preserve">be </w:t>
        </w:r>
      </w:ins>
      <w:del w:id="924" w:author="melan_000" w:date="2014-10-26T21:53:00Z">
        <w:r w:rsidR="00206880" w:rsidDel="00617A31">
          <w:delText xml:space="preserve"> </w:delText>
        </w:r>
      </w:del>
      <w:r w:rsidR="00206880">
        <w:t>modif</w:t>
      </w:r>
      <w:ins w:id="925" w:author="melan_000" w:date="2014-10-26T21:53:00Z">
        <w:r>
          <w:t>ying</w:t>
        </w:r>
      </w:ins>
      <w:del w:id="926" w:author="melan_000" w:date="2014-10-26T21:53:00Z">
        <w:r w:rsidR="00206880" w:rsidDel="00617A31">
          <w:delText>ications</w:delText>
        </w:r>
      </w:del>
      <w:r w:rsidR="00206880">
        <w:t xml:space="preserve"> </w:t>
      </w:r>
      <w:del w:id="927" w:author="melan_000" w:date="2014-10-26T21:54:00Z">
        <w:r w:rsidR="00206880" w:rsidDel="00617A31">
          <w:delText xml:space="preserve">to </w:delText>
        </w:r>
      </w:del>
      <w:r w:rsidR="00206880">
        <w:t xml:space="preserve">the </w:t>
      </w:r>
      <w:r w:rsidR="001C7475">
        <w:t>Custom IP component</w:t>
      </w:r>
      <w:r w:rsidR="00206880">
        <w:t xml:space="preserve"> to set the stage for extending the </w:t>
      </w:r>
      <w:ins w:id="928" w:author="melan_000" w:date="2014-10-28T20:53:00Z">
        <w:r w:rsidR="00C57E69">
          <w:t xml:space="preserve">generated </w:t>
        </w:r>
      </w:ins>
      <w:ins w:id="929" w:author="melan_000" w:date="2014-10-26T21:54:00Z">
        <w:r>
          <w:t>skeleton</w:t>
        </w:r>
      </w:ins>
      <w:del w:id="930" w:author="melan_000" w:date="2014-10-26T21:53:00Z">
        <w:r w:rsidR="00206880" w:rsidDel="00617A31">
          <w:delText xml:space="preserve">generated </w:delText>
        </w:r>
      </w:del>
      <w:del w:id="931" w:author="melan_000" w:date="2014-10-26T21:54:00Z">
        <w:r w:rsidR="00206880" w:rsidDel="00617A31">
          <w:delText>functionality</w:delText>
        </w:r>
      </w:del>
      <w:ins w:id="932" w:author="melan_000" w:date="2014-10-26T21:54:00Z">
        <w:r w:rsidR="00C57E69">
          <w:t xml:space="preserve"> implementation</w:t>
        </w:r>
      </w:ins>
      <w:del w:id="933" w:author="melan_000" w:date="2014-10-28T20:53:00Z">
        <w:r w:rsidR="00206880" w:rsidDel="00C57E69">
          <w:delText xml:space="preserve"> </w:delText>
        </w:r>
      </w:del>
      <w:del w:id="934" w:author="melan_000" w:date="2014-10-26T21:53:00Z">
        <w:r w:rsidR="00206880" w:rsidDel="00617A31">
          <w:delText xml:space="preserve">provided </w:delText>
        </w:r>
      </w:del>
      <w:del w:id="935" w:author="melan_000" w:date="2014-10-28T20:53:00Z">
        <w:r w:rsidR="00206880" w:rsidDel="00C57E69">
          <w:delText>by Vivado</w:delText>
        </w:r>
      </w:del>
      <w:r w:rsidR="00206880">
        <w:t>.</w:t>
      </w:r>
    </w:p>
    <w:p w:rsidR="0015291C" w:rsidRDefault="00A37305" w:rsidP="00B122C3">
      <w:pPr>
        <w:pStyle w:val="Heading2"/>
      </w:pPr>
      <w:bookmarkStart w:id="936" w:name="_Toc404211005"/>
      <w:ins w:id="937" w:author="melan_000" w:date="2014-11-18T21:42:00Z">
        <w:r>
          <w:t>AXI</w:t>
        </w:r>
      </w:ins>
      <w:del w:id="938" w:author="melan_000" w:date="2014-11-18T21:26:00Z">
        <w:r w:rsidR="0098090E" w:rsidDel="00411C9F">
          <w:delText>4</w:delText>
        </w:r>
        <w:r w:rsidR="00206880" w:rsidDel="00411C9F">
          <w:delText xml:space="preserve">.a </w:delText>
        </w:r>
      </w:del>
      <w:del w:id="939" w:author="melan_000" w:date="2014-11-18T21:42:00Z">
        <w:r w:rsidR="00206880" w:rsidDel="00A37305">
          <w:delText>AXI</w:delText>
        </w:r>
      </w:del>
      <w:r w:rsidR="00206880">
        <w:t xml:space="preserve"> Tutorial</w:t>
      </w:r>
      <w:bookmarkEnd w:id="936"/>
    </w:p>
    <w:p w:rsidR="0015291C" w:rsidRDefault="002D0485" w:rsidP="00087B94">
      <w:pPr>
        <w:spacing w:after="0"/>
      </w:pPr>
      <w:ins w:id="940" w:author="melan_000" w:date="2014-10-26T22:02:00Z">
        <w:r>
          <w:t xml:space="preserve">The </w:t>
        </w:r>
      </w:ins>
      <w:r w:rsidR="00206880">
        <w:t xml:space="preserve">Advanced </w:t>
      </w:r>
      <w:proofErr w:type="spellStart"/>
      <w:r w:rsidR="00206880">
        <w:t>eXtensible</w:t>
      </w:r>
      <w:proofErr w:type="spellEnd"/>
      <w:r w:rsidR="00206880">
        <w:t xml:space="preserve"> Interface (AXI) </w:t>
      </w:r>
      <w:ins w:id="941" w:author="melan_000" w:date="2014-10-26T22:02:00Z">
        <w:r>
          <w:t xml:space="preserve">bus </w:t>
        </w:r>
      </w:ins>
      <w:ins w:id="942" w:author="melan_000" w:date="2014-10-26T22:03:00Z">
        <w:r>
          <w:t xml:space="preserve">protocol </w:t>
        </w:r>
      </w:ins>
      <w:ins w:id="943" w:author="melan_000" w:date="2014-10-26T22:01:00Z">
        <w:r>
          <w:t>was developed by ARM</w:t>
        </w:r>
      </w:ins>
      <w:del w:id="944" w:author="melan_000" w:date="2014-10-26T22:01:00Z">
        <w:r w:rsidR="00206880" w:rsidDel="002D0485">
          <w:delText>is a</w:delText>
        </w:r>
      </w:del>
      <w:del w:id="945" w:author="melan_000" w:date="2014-10-26T22:02:00Z">
        <w:r w:rsidR="00206880" w:rsidDel="002D0485">
          <w:delText xml:space="preserve"> protocol</w:delText>
        </w:r>
      </w:del>
      <w:r w:rsidR="00206880">
        <w:t xml:space="preserve"> </w:t>
      </w:r>
      <w:del w:id="946" w:author="melan_000" w:date="2014-10-26T22:01:00Z">
        <w:r w:rsidR="00206880" w:rsidDel="002D0485">
          <w:delText xml:space="preserve">developed by ARM which is a mechanism </w:delText>
        </w:r>
      </w:del>
      <w:del w:id="947" w:author="melan_000" w:date="2014-10-26T22:02:00Z">
        <w:r w:rsidR="00206880" w:rsidDel="002D0485">
          <w:delText>for</w:delText>
        </w:r>
      </w:del>
      <w:ins w:id="948" w:author="melan_000" w:date="2014-10-26T22:02:00Z">
        <w:r>
          <w:t>to</w:t>
        </w:r>
      </w:ins>
      <w:r w:rsidR="00206880">
        <w:t xml:space="preserve"> control</w:t>
      </w:r>
      <w:del w:id="949" w:author="melan_000" w:date="2014-10-26T22:03:00Z">
        <w:r w:rsidR="00206880" w:rsidDel="002D0485">
          <w:delText>ling</w:delText>
        </w:r>
      </w:del>
      <w:r w:rsidR="00206880">
        <w:t xml:space="preserve"> </w:t>
      </w:r>
      <w:del w:id="950" w:author="melan_000" w:date="2014-10-26T22:03:00Z">
        <w:r w:rsidR="00206880" w:rsidDel="002D0485">
          <w:delText xml:space="preserve">shared </w:delText>
        </w:r>
      </w:del>
      <w:ins w:id="951" w:author="melan_000" w:date="2014-10-26T22:01:00Z">
        <w:r>
          <w:t xml:space="preserve">access to </w:t>
        </w:r>
      </w:ins>
      <w:ins w:id="952" w:author="melan_000" w:date="2014-10-26T22:03:00Z">
        <w:r>
          <w:t xml:space="preserve">a shared </w:t>
        </w:r>
      </w:ins>
      <w:r w:rsidR="00206880">
        <w:t>bu</w:t>
      </w:r>
      <w:ins w:id="953" w:author="melan_000" w:date="2014-10-26T22:01:00Z">
        <w:r>
          <w:t>s</w:t>
        </w:r>
      </w:ins>
      <w:del w:id="954" w:author="melan_000" w:date="2014-10-26T22:01:00Z">
        <w:r w:rsidR="00206880" w:rsidDel="002D0485">
          <w:delText>s access</w:delText>
        </w:r>
      </w:del>
      <w:r w:rsidR="00206880">
        <w:t>. Some of the key features of this protocol are as follows:</w:t>
      </w:r>
    </w:p>
    <w:p w:rsidR="0015291C" w:rsidRDefault="00206880">
      <w:pPr>
        <w:pStyle w:val="ListParagraph"/>
        <w:numPr>
          <w:ilvl w:val="0"/>
          <w:numId w:val="10"/>
        </w:numPr>
      </w:pPr>
      <w:del w:id="955" w:author="melan_000" w:date="2014-11-19T23:22:00Z">
        <w:r w:rsidDel="001745A7">
          <w:delText>Separates</w:delText>
        </w:r>
      </w:del>
      <w:ins w:id="956" w:author="melan_000" w:date="2014-11-19T23:22:00Z">
        <w:r w:rsidR="001745A7">
          <w:t>Independent</w:t>
        </w:r>
      </w:ins>
      <w:r>
        <w:t xml:space="preserve"> address, control and data lines</w:t>
      </w:r>
    </w:p>
    <w:p w:rsidR="0015291C" w:rsidRDefault="00206880">
      <w:pPr>
        <w:pStyle w:val="ListParagraph"/>
        <w:numPr>
          <w:ilvl w:val="0"/>
          <w:numId w:val="10"/>
        </w:numPr>
      </w:pPr>
      <w:r>
        <w:t>Incredibly simple handshaking</w:t>
      </w:r>
      <w:del w:id="957" w:author="melan_000" w:date="2014-11-19T23:23:00Z">
        <w:r w:rsidDel="001745A7">
          <w:delText>,</w:delText>
        </w:r>
      </w:del>
      <w:r>
        <w:t xml:space="preserve"> due to the </w:t>
      </w:r>
      <w:del w:id="958" w:author="melan_000" w:date="2014-11-19T23:23:00Z">
        <w:r w:rsidDel="001745A7">
          <w:delText xml:space="preserve">separate </w:delText>
        </w:r>
      </w:del>
      <w:ins w:id="959" w:author="melan_000" w:date="2014-11-19T23:23:00Z">
        <w:r w:rsidR="001745A7">
          <w:t xml:space="preserve">independent </w:t>
        </w:r>
      </w:ins>
      <w:r>
        <w:t>control lines</w:t>
      </w:r>
    </w:p>
    <w:p w:rsidR="0015291C" w:rsidRDefault="00206880">
      <w:pPr>
        <w:pStyle w:val="ListParagraph"/>
        <w:numPr>
          <w:ilvl w:val="0"/>
          <w:numId w:val="10"/>
        </w:numPr>
      </w:pPr>
      <w:r>
        <w:t>Burst mode transfer support</w:t>
      </w:r>
      <w:del w:id="960" w:author="melan_000" w:date="2014-11-19T23:23:00Z">
        <w:r w:rsidDel="001745A7">
          <w:delText>ed</w:delText>
        </w:r>
      </w:del>
      <w:r>
        <w:t xml:space="preserve"> with the provision of only a starting address</w:t>
      </w:r>
    </w:p>
    <w:p w:rsidR="0015291C" w:rsidDel="002D0485" w:rsidRDefault="00206880">
      <w:pPr>
        <w:pStyle w:val="ListParagraph"/>
        <w:numPr>
          <w:ilvl w:val="0"/>
          <w:numId w:val="10"/>
        </w:numPr>
        <w:rPr>
          <w:del w:id="961" w:author="melan_000" w:date="2014-10-26T22:05:00Z"/>
        </w:rPr>
      </w:pPr>
      <w:r>
        <w:t xml:space="preserve">Uses a Master Slave model, with the Master </w:t>
      </w:r>
      <w:r w:rsidR="00087B94">
        <w:t>being</w:t>
      </w:r>
      <w:r>
        <w:t xml:space="preserve"> solely responsible for the arbitration of the bus</w:t>
      </w:r>
      <w:ins w:id="962" w:author="melan_000" w:date="2014-10-26T22:04:00Z">
        <w:r w:rsidR="002D0485">
          <w:t>;</w:t>
        </w:r>
      </w:ins>
      <w:del w:id="963" w:author="melan_000" w:date="2014-10-26T22:04:00Z">
        <w:r w:rsidDel="002D0485">
          <w:delText>,</w:delText>
        </w:r>
      </w:del>
      <w:r>
        <w:t xml:space="preserve"> directing writes and requesting reads from the Slave</w:t>
      </w:r>
    </w:p>
    <w:p w:rsidR="002D0485" w:rsidRDefault="002D0485">
      <w:pPr>
        <w:pStyle w:val="ListParagraph"/>
        <w:numPr>
          <w:ilvl w:val="0"/>
          <w:numId w:val="10"/>
        </w:numPr>
        <w:rPr>
          <w:ins w:id="964" w:author="melan_000" w:date="2014-10-26T22:04:00Z"/>
        </w:rPr>
      </w:pPr>
    </w:p>
    <w:p w:rsidR="0015291C" w:rsidRDefault="002D0485">
      <w:pPr>
        <w:pPrChange w:id="965" w:author="melan_000" w:date="2014-10-26T22:04:00Z">
          <w:pPr>
            <w:pStyle w:val="ListParagraph"/>
            <w:numPr>
              <w:numId w:val="10"/>
            </w:numPr>
            <w:ind w:hanging="360"/>
          </w:pPr>
        </w:pPrChange>
      </w:pPr>
      <w:ins w:id="966" w:author="melan_000" w:date="2014-10-26T22:06:00Z">
        <w:r>
          <w:t xml:space="preserve">This section is limited to an overview of the AXI protocol. </w:t>
        </w:r>
      </w:ins>
      <w:ins w:id="967" w:author="melan_000" w:date="2014-10-26T22:07:00Z">
        <w:r>
          <w:t xml:space="preserve">For more information, </w:t>
        </w:r>
      </w:ins>
      <w:ins w:id="968" w:author="melan_000" w:date="2014-10-26T22:05:00Z">
        <w:r>
          <w:t>see</w:t>
        </w:r>
      </w:ins>
      <w:del w:id="969" w:author="melan_000" w:date="2014-10-26T22:05:00Z">
        <w:r w:rsidR="00206880" w:rsidDel="002D0485">
          <w:delText>See</w:delText>
        </w:r>
      </w:del>
      <w:r w:rsidR="00206880">
        <w:t xml:space="preserve"> the “AXI Reference Guide” [2]</w:t>
      </w:r>
      <w:del w:id="970" w:author="melan_000" w:date="2014-10-26T22:07:00Z">
        <w:r w:rsidR="00206880" w:rsidDel="002D0485">
          <w:delText xml:space="preserve"> for </w:delText>
        </w:r>
        <w:r w:rsidR="00C31AE6" w:rsidDel="002D0485">
          <w:delText xml:space="preserve">extensible </w:delText>
        </w:r>
        <w:r w:rsidR="00206880" w:rsidDel="002D0485">
          <w:delText>documentation of the AXI protocol</w:delText>
        </w:r>
      </w:del>
      <w:ins w:id="971" w:author="melan_000" w:date="2014-10-26T22:05:00Z">
        <w:r>
          <w:t>.</w:t>
        </w:r>
      </w:ins>
    </w:p>
    <w:p w:rsidR="0015291C" w:rsidDel="007B264E" w:rsidRDefault="00206880">
      <w:pPr>
        <w:rPr>
          <w:del w:id="972" w:author="melan_000" w:date="2014-10-26T22:43:00Z"/>
        </w:rPr>
      </w:pPr>
      <w:r>
        <w:t xml:space="preserve">The Master accesses </w:t>
      </w:r>
      <w:del w:id="973" w:author="melan_000" w:date="2014-10-26T22:17:00Z">
        <w:r w:rsidDel="0019355A">
          <w:delText xml:space="preserve">the </w:delText>
        </w:r>
      </w:del>
      <w:ins w:id="974" w:author="melan_000" w:date="2014-10-26T22:17:00Z">
        <w:r w:rsidR="0019355A">
          <w:t xml:space="preserve">a </w:t>
        </w:r>
      </w:ins>
      <w:ins w:id="975" w:author="melan_000" w:date="2014-10-26T22:11:00Z">
        <w:r w:rsidR="0019355A">
          <w:t>connect</w:t>
        </w:r>
      </w:ins>
      <w:ins w:id="976" w:author="melan_000" w:date="2014-10-26T22:18:00Z">
        <w:r w:rsidR="0019355A">
          <w:t>ed</w:t>
        </w:r>
      </w:ins>
      <w:ins w:id="977" w:author="melan_000" w:date="2014-10-26T22:11:00Z">
        <w:r w:rsidR="0019355A">
          <w:t xml:space="preserve"> </w:t>
        </w:r>
      </w:ins>
      <w:r w:rsidR="00D74BAF">
        <w:t>Slave</w:t>
      </w:r>
      <w:del w:id="978" w:author="melan_000" w:date="2014-10-26T22:17:00Z">
        <w:r w:rsidDel="0019355A">
          <w:delText>s</w:delText>
        </w:r>
      </w:del>
      <w:r>
        <w:t xml:space="preserve"> by </w:t>
      </w:r>
      <w:ins w:id="979" w:author="melan_000" w:date="2014-10-26T22:34:00Z">
        <w:r w:rsidR="00153D96">
          <w:t xml:space="preserve">first </w:t>
        </w:r>
      </w:ins>
      <w:ins w:id="980" w:author="melan_000" w:date="2014-10-26T22:17:00Z">
        <w:r w:rsidR="0019355A">
          <w:t>applying</w:t>
        </w:r>
      </w:ins>
      <w:del w:id="981" w:author="melan_000" w:date="2014-10-26T22:17:00Z">
        <w:r w:rsidDel="0019355A">
          <w:delText>loading</w:delText>
        </w:r>
      </w:del>
      <w:r>
        <w:t xml:space="preserve"> </w:t>
      </w:r>
      <w:ins w:id="982" w:author="melan_000" w:date="2014-10-26T22:17:00Z">
        <w:r w:rsidR="0019355A">
          <w:t xml:space="preserve">an appropriate address on </w:t>
        </w:r>
      </w:ins>
      <w:r>
        <w:t>the address bus</w:t>
      </w:r>
      <w:del w:id="983" w:author="melan_000" w:date="2014-10-26T22:18:00Z">
        <w:r w:rsidDel="0019355A">
          <w:delText xml:space="preserve"> with an address that is within the </w:delText>
        </w:r>
        <w:r w:rsidR="00D74BAF" w:rsidDel="0019355A">
          <w:delText>Slave</w:delText>
        </w:r>
      </w:del>
      <w:del w:id="984" w:author="melan_000" w:date="2014-10-26T22:12:00Z">
        <w:r w:rsidR="00D74BAF" w:rsidDel="0019355A">
          <w:delText>’</w:delText>
        </w:r>
        <w:r w:rsidDel="0019355A">
          <w:delText>s assigned address range</w:delText>
        </w:r>
      </w:del>
      <w:r>
        <w:t>.</w:t>
      </w:r>
      <w:del w:id="985" w:author="melan_000" w:date="2014-10-26T22:18:00Z">
        <w:r w:rsidDel="0019355A">
          <w:delText xml:space="preserve"> </w:delText>
        </w:r>
      </w:del>
      <w:ins w:id="986" w:author="melan_000" w:date="2014-10-26T22:18:00Z">
        <w:r w:rsidR="0019355A">
          <w:t xml:space="preserve"> </w:t>
        </w:r>
      </w:ins>
      <w:ins w:id="987" w:author="melan_000" w:date="2014-10-26T22:20:00Z">
        <w:r w:rsidR="00D36E7B">
          <w:t>Each S</w:t>
        </w:r>
        <w:r w:rsidR="0019355A">
          <w:t xml:space="preserve">lave then determines if the </w:t>
        </w:r>
        <w:r w:rsidR="00856A05">
          <w:t>provided address lies within its</w:t>
        </w:r>
      </w:ins>
      <w:ins w:id="988" w:author="melan_000" w:date="2014-10-26T22:23:00Z">
        <w:r w:rsidR="00856A05">
          <w:t xml:space="preserve"> assigned</w:t>
        </w:r>
      </w:ins>
      <w:ins w:id="989" w:author="melan_000" w:date="2014-10-26T22:20:00Z">
        <w:r w:rsidR="00856A05">
          <w:t xml:space="preserve"> </w:t>
        </w:r>
        <w:r w:rsidR="0019355A">
          <w:t>addressable range</w:t>
        </w:r>
      </w:ins>
      <w:ins w:id="990" w:author="melan_000" w:date="2014-10-26T22:25:00Z">
        <w:r w:rsidR="00856A05">
          <w:t xml:space="preserve"> before </w:t>
        </w:r>
      </w:ins>
      <w:ins w:id="991" w:author="melan_000" w:date="2014-10-26T22:27:00Z">
        <w:r w:rsidR="00856A05">
          <w:t>either</w:t>
        </w:r>
      </w:ins>
      <w:ins w:id="992" w:author="melan_000" w:date="2014-10-26T22:25:00Z">
        <w:r w:rsidR="00856A05">
          <w:t xml:space="preserve"> ignoring or act</w:t>
        </w:r>
      </w:ins>
      <w:ins w:id="993" w:author="melan_000" w:date="2014-10-26T22:27:00Z">
        <w:r w:rsidR="00856A05">
          <w:t>ing</w:t>
        </w:r>
      </w:ins>
      <w:ins w:id="994" w:author="melan_000" w:date="2014-10-26T22:25:00Z">
        <w:r w:rsidR="00856A05">
          <w:t xml:space="preserve"> on the request</w:t>
        </w:r>
      </w:ins>
      <w:ins w:id="995" w:author="melan_000" w:date="2014-10-26T22:22:00Z">
        <w:r w:rsidR="00856A05">
          <w:t>.</w:t>
        </w:r>
      </w:ins>
      <w:del w:id="996" w:author="melan_000" w:date="2014-10-26T22:20:00Z">
        <w:r w:rsidDel="0019355A">
          <w:delText>Because the address bus is shared between</w:delText>
        </w:r>
        <w:r w:rsidR="00FC1236" w:rsidDel="0019355A">
          <w:delText xml:space="preserve"> all</w:delText>
        </w:r>
        <w:r w:rsidDel="0019355A">
          <w:delText xml:space="preserve"> </w:delText>
        </w:r>
        <w:r w:rsidR="00D74BAF" w:rsidDel="0019355A">
          <w:delText>Slave</w:delText>
        </w:r>
        <w:r w:rsidDel="0019355A">
          <w:delText>s i</w:delText>
        </w:r>
      </w:del>
      <w:del w:id="997" w:author="melan_000" w:date="2014-10-26T22:24:00Z">
        <w:r w:rsidDel="00856A05">
          <w:delText xml:space="preserve">t is generally the responsibility of the </w:delText>
        </w:r>
        <w:r w:rsidR="00D74BAF" w:rsidDel="00856A05">
          <w:delText>S</w:delText>
        </w:r>
        <w:r w:rsidDel="00856A05">
          <w:delText xml:space="preserve">lave to ignore </w:delText>
        </w:r>
      </w:del>
      <w:del w:id="998" w:author="melan_000" w:date="2014-10-26T22:09:00Z">
        <w:r w:rsidDel="002D0485">
          <w:delText>any request to an address</w:delText>
        </w:r>
      </w:del>
      <w:del w:id="999" w:author="melan_000" w:date="2014-10-26T22:24:00Z">
        <w:r w:rsidDel="00856A05">
          <w:delText xml:space="preserve"> </w:delText>
        </w:r>
      </w:del>
      <w:del w:id="1000" w:author="melan_000" w:date="2014-10-26T22:10:00Z">
        <w:r w:rsidDel="002D0485">
          <w:delText>if the address is not within its assigned range</w:delText>
        </w:r>
      </w:del>
      <w:del w:id="1001" w:author="melan_000" w:date="2014-10-26T22:11:00Z">
        <w:r w:rsidDel="0019355A">
          <w:delText>,</w:delText>
        </w:r>
      </w:del>
      <w:del w:id="1002" w:author="melan_000" w:date="2014-10-26T22:19:00Z">
        <w:r w:rsidDel="0019355A">
          <w:delText xml:space="preserve"> </w:delText>
        </w:r>
      </w:del>
      <w:ins w:id="1003" w:author="melan_000" w:date="2014-10-26T22:19:00Z">
        <w:r w:rsidR="0019355A">
          <w:t xml:space="preserve"> </w:t>
        </w:r>
      </w:ins>
      <w:ins w:id="1004" w:author="melan_000" w:date="2014-10-26T22:26:00Z">
        <w:r w:rsidR="00856A05">
          <w:t>W</w:t>
        </w:r>
      </w:ins>
      <w:del w:id="1005" w:author="melan_000" w:date="2014-10-26T22:11:00Z">
        <w:r w:rsidDel="0019355A">
          <w:delText xml:space="preserve">before </w:delText>
        </w:r>
      </w:del>
      <w:del w:id="1006" w:author="melan_000" w:date="2014-10-26T22:19:00Z">
        <w:r w:rsidDel="0019355A">
          <w:delText xml:space="preserve">acting upon </w:delText>
        </w:r>
        <w:r w:rsidR="0032074F" w:rsidDel="0019355A">
          <w:delText xml:space="preserve">a request to </w:delText>
        </w:r>
        <w:r w:rsidDel="0019355A">
          <w:delText>transfer data.</w:delText>
        </w:r>
        <w:r w:rsidR="00030710" w:rsidDel="0019355A">
          <w:delText xml:space="preserve"> </w:delText>
        </w:r>
        <w:r w:rsidDel="0019355A">
          <w:delText>H</w:delText>
        </w:r>
      </w:del>
      <w:del w:id="1007" w:author="melan_000" w:date="2014-10-26T22:26:00Z">
        <w:r w:rsidDel="00856A05">
          <w:delText>owever w</w:delText>
        </w:r>
      </w:del>
      <w:r>
        <w:t xml:space="preserve">hen connection automation </w:t>
      </w:r>
      <w:ins w:id="1008" w:author="melan_000" w:date="2014-10-26T22:24:00Z">
        <w:r w:rsidR="00856A05">
          <w:t>was</w:t>
        </w:r>
      </w:ins>
      <w:del w:id="1009" w:author="melan_000" w:date="2014-10-26T22:24:00Z">
        <w:r w:rsidR="0032074F" w:rsidDel="00856A05">
          <w:delText>is</w:delText>
        </w:r>
      </w:del>
      <w:r w:rsidR="0032074F">
        <w:t xml:space="preserve"> run </w:t>
      </w:r>
      <w:r>
        <w:t xml:space="preserve">on your </w:t>
      </w:r>
      <w:r w:rsidR="00907C2C">
        <w:t>Custom</w:t>
      </w:r>
      <w:r>
        <w:t xml:space="preserve"> AXI IP, Vivado </w:t>
      </w:r>
      <w:del w:id="1010" w:author="melan_000" w:date="2014-10-26T22:24:00Z">
        <w:r w:rsidDel="00856A05">
          <w:delText xml:space="preserve">inserts </w:delText>
        </w:r>
      </w:del>
      <w:ins w:id="1011" w:author="melan_000" w:date="2014-10-26T22:24:00Z">
        <w:r w:rsidR="00856A05">
          <w:t xml:space="preserve">inserted </w:t>
        </w:r>
      </w:ins>
      <w:r>
        <w:t>a</w:t>
      </w:r>
      <w:ins w:id="1012" w:author="melan_000" w:date="2014-10-26T22:24:00Z">
        <w:r w:rsidR="00856A05">
          <w:t xml:space="preserve"> Xilinx </w:t>
        </w:r>
      </w:ins>
      <w:del w:id="1013" w:author="melan_000" w:date="2014-10-26T22:24:00Z">
        <w:r w:rsidDel="00856A05">
          <w:delText xml:space="preserve">n </w:delText>
        </w:r>
      </w:del>
      <w:r>
        <w:t>AXI Interconnect between the</w:t>
      </w:r>
      <w:del w:id="1014" w:author="melan_000" w:date="2014-10-26T22:24:00Z">
        <w:r w:rsidDel="00856A05">
          <w:delText xml:space="preserve"> real</w:delText>
        </w:r>
      </w:del>
      <w:r>
        <w:t xml:space="preserve"> </w:t>
      </w:r>
      <w:r w:rsidR="000B5DE5">
        <w:t>Master</w:t>
      </w:r>
      <w:r>
        <w:t xml:space="preserve"> </w:t>
      </w:r>
      <w:del w:id="1015" w:author="melan_000" w:date="2014-10-26T22:26:00Z">
        <w:r w:rsidDel="00856A05">
          <w:delText>(</w:delText>
        </w:r>
        <w:r w:rsidR="005A442D" w:rsidDel="00856A05">
          <w:delText xml:space="preserve">the Zynq </w:delText>
        </w:r>
        <w:r w:rsidDel="00856A05">
          <w:delText xml:space="preserve">Processor) </w:delText>
        </w:r>
      </w:del>
      <w:r>
        <w:t xml:space="preserve">and </w:t>
      </w:r>
      <w:ins w:id="1016" w:author="melan_000" w:date="2014-10-26T22:26:00Z">
        <w:r w:rsidR="00856A05">
          <w:t xml:space="preserve">your </w:t>
        </w:r>
      </w:ins>
      <w:del w:id="1017" w:author="melan_000" w:date="2014-10-26T22:26:00Z">
        <w:r w:rsidDel="00856A05">
          <w:delText xml:space="preserve">the </w:delText>
        </w:r>
      </w:del>
      <w:r>
        <w:t>Slave</w:t>
      </w:r>
      <w:del w:id="1018" w:author="melan_000" w:date="2014-10-26T22:25:00Z">
        <w:r w:rsidDel="00856A05">
          <w:delText xml:space="preserve"> </w:delText>
        </w:r>
        <w:r w:rsidR="00094B93" w:rsidDel="00856A05">
          <w:delText>IP</w:delText>
        </w:r>
      </w:del>
      <w:r w:rsidR="00030710">
        <w:t xml:space="preserve"> </w:t>
      </w:r>
      <w:ins w:id="1019" w:author="melan_000" w:date="2014-10-26T22:26:00Z">
        <w:r w:rsidR="00856A05">
          <w:t xml:space="preserve">IP </w:t>
        </w:r>
      </w:ins>
      <w:r w:rsidR="00094B93">
        <w:t>(</w:t>
      </w:r>
      <w:r>
        <w:t>See the “Xilinx AXI Interconnect documentation” [3]</w:t>
      </w:r>
      <w:del w:id="1020" w:author="melan_000" w:date="2014-10-26T22:26:00Z">
        <w:r w:rsidDel="00856A05">
          <w:delText xml:space="preserve"> for the implementation of the interconnect</w:delText>
        </w:r>
      </w:del>
      <w:r w:rsidR="00094B93">
        <w:t>).</w:t>
      </w:r>
      <w:r>
        <w:t xml:space="preserve"> </w:t>
      </w:r>
      <w:ins w:id="1021" w:author="melan_000" w:date="2014-10-26T22:35:00Z">
        <w:r w:rsidR="00153D96">
          <w:t>The Interconnect</w:t>
        </w:r>
      </w:ins>
      <w:del w:id="1022" w:author="melan_000" w:date="2014-10-26T22:35:00Z">
        <w:r w:rsidR="00094B93" w:rsidDel="00153D96">
          <w:delText>E</w:delText>
        </w:r>
        <w:r w:rsidDel="00153D96">
          <w:delText>ssentially</w:delText>
        </w:r>
        <w:r w:rsidR="00094B93" w:rsidDel="00153D96">
          <w:delText>,</w:delText>
        </w:r>
        <w:r w:rsidDel="00153D96">
          <w:delText xml:space="preserve"> it</w:delText>
        </w:r>
      </w:del>
      <w:r>
        <w:t xml:space="preserve"> </w:t>
      </w:r>
      <w:ins w:id="1023" w:author="melan_000" w:date="2014-10-26T22:28:00Z">
        <w:r w:rsidR="00856A05">
          <w:t xml:space="preserve">provides a layer of abstraction that </w:t>
        </w:r>
      </w:ins>
      <w:ins w:id="1024" w:author="melan_000" w:date="2014-10-26T22:30:00Z">
        <w:r w:rsidR="00D36E7B">
          <w:t>prevent</w:t>
        </w:r>
      </w:ins>
      <w:ins w:id="1025" w:author="melan_000" w:date="2014-11-19T23:24:00Z">
        <w:r w:rsidR="001745A7">
          <w:t>s</w:t>
        </w:r>
      </w:ins>
      <w:ins w:id="1026" w:author="melan_000" w:date="2014-10-26T22:30:00Z">
        <w:r w:rsidR="00D36E7B">
          <w:t xml:space="preserve"> a S</w:t>
        </w:r>
        <w:r w:rsidR="00856A05">
          <w:t xml:space="preserve">lave from receiving any signal, unless </w:t>
        </w:r>
      </w:ins>
      <w:ins w:id="1027" w:author="melan_000" w:date="2014-10-26T22:44:00Z">
        <w:r w:rsidR="007B264E">
          <w:t xml:space="preserve">the significant bits of the address </w:t>
        </w:r>
      </w:ins>
      <w:ins w:id="1028" w:author="melan_000" w:date="2014-10-26T22:31:00Z">
        <w:r w:rsidR="00153D96">
          <w:t xml:space="preserve">match </w:t>
        </w:r>
      </w:ins>
      <w:ins w:id="1029" w:author="melan_000" w:date="2014-10-26T22:44:00Z">
        <w:r w:rsidR="007B264E">
          <w:t>the assigned address rang</w:t>
        </w:r>
        <w:r w:rsidR="00D36E7B">
          <w:t>e of the S</w:t>
        </w:r>
        <w:r w:rsidR="007B264E">
          <w:t>lave</w:t>
        </w:r>
      </w:ins>
      <w:ins w:id="1030" w:author="melan_000" w:date="2014-10-26T22:38:00Z">
        <w:r w:rsidR="00153D96">
          <w:t>. This is achieved by</w:t>
        </w:r>
      </w:ins>
      <w:del w:id="1031" w:author="melan_000" w:date="2014-10-26T22:36:00Z">
        <w:r w:rsidDel="00153D96">
          <w:delText xml:space="preserve">does most of the heavy lifting on arbitration and </w:delText>
        </w:r>
        <w:r w:rsidR="00000B4D" w:rsidDel="00153D96">
          <w:delText>implements</w:delText>
        </w:r>
        <w:r w:rsidDel="00153D96">
          <w:delText xml:space="preserve"> a bus like </w:delText>
        </w:r>
        <w:r w:rsidR="00BF45DB" w:rsidDel="00153D96">
          <w:delText>interface via</w:delText>
        </w:r>
      </w:del>
      <w:r w:rsidR="00BF45DB">
        <w:t xml:space="preserve"> </w:t>
      </w:r>
      <w:r>
        <w:t>multiplexers and internally embedded routing da</w:t>
      </w:r>
      <w:r w:rsidR="00BF45DB">
        <w:t>ta</w:t>
      </w:r>
      <w:ins w:id="1032" w:author="melan_000" w:date="2014-10-26T22:38:00Z">
        <w:r w:rsidR="00153D96">
          <w:t xml:space="preserve"> and explains why the</w:t>
        </w:r>
      </w:ins>
      <w:ins w:id="1033" w:author="melan_000" w:date="2014-10-26T22:40:00Z">
        <w:r w:rsidR="00153D96">
          <w:t xml:space="preserve"> observable address</w:t>
        </w:r>
      </w:ins>
      <w:ins w:id="1034" w:author="melan_000" w:date="2014-10-26T22:38:00Z">
        <w:r w:rsidR="00153D96">
          <w:t xml:space="preserve"> width of </w:t>
        </w:r>
      </w:ins>
      <w:ins w:id="1035" w:author="melan_000" w:date="2014-10-26T22:39:00Z">
        <w:r w:rsidR="00D36E7B">
          <w:t>your S</w:t>
        </w:r>
        <w:r w:rsidR="00153D96">
          <w:t>lave IP</w:t>
        </w:r>
      </w:ins>
      <w:ins w:id="1036" w:author="melan_000" w:date="2014-10-26T22:38:00Z">
        <w:r w:rsidR="00153D96">
          <w:t xml:space="preserve"> may not </w:t>
        </w:r>
      </w:ins>
      <w:ins w:id="1037" w:author="melan_000" w:date="2014-10-26T22:39:00Z">
        <w:r w:rsidR="00153D96">
          <w:t xml:space="preserve">match the width of the </w:t>
        </w:r>
      </w:ins>
      <w:ins w:id="1038" w:author="melan_000" w:date="2014-10-26T22:40:00Z">
        <w:r w:rsidR="00153D96">
          <w:t>bus</w:t>
        </w:r>
      </w:ins>
      <w:r w:rsidR="00BF45DB">
        <w:t>.</w:t>
      </w:r>
      <w:ins w:id="1039" w:author="melan_000" w:date="2014-10-26T22:42:00Z">
        <w:r w:rsidR="007B264E">
          <w:t xml:space="preserve"> </w:t>
        </w:r>
      </w:ins>
      <w:ins w:id="1040" w:author="melan_000" w:date="2014-10-26T22:45:00Z">
        <w:r w:rsidR="007B264E">
          <w:t>T</w:t>
        </w:r>
      </w:ins>
      <w:ins w:id="1041" w:author="melan_000" w:date="2014-10-26T22:42:00Z">
        <w:r w:rsidR="007B264E" w:rsidRPr="007B264E">
          <w:t xml:space="preserve">he downside of this </w:t>
        </w:r>
      </w:ins>
      <w:ins w:id="1042" w:author="melan_000" w:date="2014-10-26T22:45:00Z">
        <w:r w:rsidR="007B264E">
          <w:t xml:space="preserve">abstraction layer </w:t>
        </w:r>
      </w:ins>
      <w:ins w:id="1043" w:author="melan_000" w:date="2014-10-26T22:42:00Z">
        <w:r w:rsidR="007B264E" w:rsidRPr="007B264E">
          <w:t xml:space="preserve">is </w:t>
        </w:r>
      </w:ins>
      <w:ins w:id="1044" w:author="melan_000" w:date="2014-10-26T22:45:00Z">
        <w:r w:rsidR="007B264E">
          <w:t>the introduction of</w:t>
        </w:r>
      </w:ins>
      <w:ins w:id="1045" w:author="melan_000" w:date="2014-10-26T22:42:00Z">
        <w:r w:rsidR="007B264E" w:rsidRPr="007B264E">
          <w:t xml:space="preserve"> some delay (which will be seen in the timing diagrams in the following subsections).</w:t>
        </w:r>
      </w:ins>
    </w:p>
    <w:p w:rsidR="0015291C" w:rsidRDefault="00206880" w:rsidP="00780501">
      <w:pPr>
        <w:sectPr w:rsidR="0015291C" w:rsidSect="002C04D4">
          <w:footerReference w:type="default" r:id="rId20"/>
          <w:pgSz w:w="11906" w:h="16838"/>
          <w:pgMar w:top="1440" w:right="1440" w:bottom="1440" w:left="1440" w:header="708" w:footer="708" w:gutter="0"/>
          <w:pgNumType w:start="0"/>
          <w:cols w:space="708"/>
          <w:titlePg/>
          <w:docGrid w:linePitch="360"/>
        </w:sectPr>
      </w:pPr>
      <w:del w:id="1046" w:author="melan_000" w:date="2014-10-26T22:43:00Z">
        <w:r w:rsidDel="007B264E">
          <w:delText xml:space="preserve">The implication of this is that the Slave and Master AXI components can be significantly simplified such that they do not have to check addresses on the bus, and once the ready/valid signals are asserted for a particular </w:delText>
        </w:r>
        <w:r w:rsidR="00D74BAF" w:rsidDel="007B264E">
          <w:delText>Slave</w:delText>
        </w:r>
        <w:r w:rsidDel="007B264E">
          <w:delText xml:space="preserve"> it does not have to re-check addresses. This further builds abstraction allowing simpler and more generalised </w:delText>
        </w:r>
        <w:r w:rsidR="00D74BAF" w:rsidDel="007B264E">
          <w:delText>S</w:delText>
        </w:r>
        <w:r w:rsidDel="007B264E">
          <w:delText xml:space="preserve">laves (variable addresses) to be connected to Master components, the downside of this is that this introduces some delay (which will be seen in the timing diagrams </w:delText>
        </w:r>
        <w:r w:rsidR="00780501" w:rsidDel="007B264E">
          <w:delText>in the following subsection</w:delText>
        </w:r>
        <w:r w:rsidR="00C72209" w:rsidDel="007B264E">
          <w:delText>s</w:delText>
        </w:r>
        <w:r w:rsidR="00780501" w:rsidDel="007B264E">
          <w:delText>). A detailed explanation for the delays can be found in the “Xilinx AXI Interconnect documentation” [3].</w:delText>
        </w:r>
      </w:del>
    </w:p>
    <w:p w:rsidR="0015291C" w:rsidRDefault="00A37305" w:rsidP="00217969">
      <w:pPr>
        <w:pStyle w:val="Heading3"/>
      </w:pPr>
      <w:bookmarkStart w:id="1047" w:name="_Ref404110598"/>
      <w:bookmarkStart w:id="1048" w:name="_Ref404110730"/>
      <w:bookmarkStart w:id="1049" w:name="_Toc404211006"/>
      <w:ins w:id="1050" w:author="melan_000" w:date="2014-11-18T21:42:00Z">
        <w:r>
          <w:lastRenderedPageBreak/>
          <w:t>AXI</w:t>
        </w:r>
      </w:ins>
      <w:del w:id="1051" w:author="melan_000" w:date="2014-11-18T21:37:00Z">
        <w:r w:rsidR="0098090E" w:rsidDel="00F66C67">
          <w:delText>4</w:delText>
        </w:r>
        <w:r w:rsidR="00206880" w:rsidDel="00F66C67">
          <w:delText xml:space="preserve">.a.i </w:delText>
        </w:r>
      </w:del>
      <w:del w:id="1052" w:author="melan_000" w:date="2014-11-18T21:42:00Z">
        <w:r w:rsidR="00206880" w:rsidDel="00A37305">
          <w:delText>AXI</w:delText>
        </w:r>
      </w:del>
      <w:r w:rsidR="00206880">
        <w:t xml:space="preserve"> Writes</w:t>
      </w:r>
      <w:bookmarkEnd w:id="1047"/>
      <w:bookmarkEnd w:id="1048"/>
      <w:bookmarkEnd w:id="1049"/>
    </w:p>
    <w:p w:rsidR="00530626" w:rsidRDefault="00C9635A">
      <w:pPr>
        <w:keepNext/>
        <w:jc w:val="center"/>
        <w:rPr>
          <w:ins w:id="1053" w:author="melan_000" w:date="2014-11-18T22:56:00Z"/>
        </w:rPr>
        <w:pPrChange w:id="1054" w:author="melan_000" w:date="2014-11-18T23:08:00Z">
          <w:pPr/>
        </w:pPrChange>
      </w:pPr>
      <w:r>
        <w:rPr>
          <w:noProof/>
          <w:lang w:eastAsia="en-AU"/>
        </w:rPr>
        <mc:AlternateContent>
          <mc:Choice Requires="wps">
            <w:drawing>
              <wp:anchor distT="0" distB="0" distL="114300" distR="114300" simplePos="0" relativeHeight="251652608" behindDoc="0" locked="0" layoutInCell="1" allowOverlap="1" wp14:anchorId="564E96B2" wp14:editId="1FF81763">
                <wp:simplePos x="0" y="0"/>
                <wp:positionH relativeFrom="column">
                  <wp:posOffset>3796030</wp:posOffset>
                </wp:positionH>
                <wp:positionV relativeFrom="paragraph">
                  <wp:posOffset>821055</wp:posOffset>
                </wp:positionV>
                <wp:extent cx="313055" cy="280035"/>
                <wp:effectExtent l="0" t="0" r="0"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80035"/>
                        </a:xfrm>
                        <a:prstGeom prst="rect">
                          <a:avLst/>
                        </a:prstGeom>
                        <a:noFill/>
                        <a:ln w="9525">
                          <a:noFill/>
                          <a:miter lim="800000"/>
                          <a:headEnd/>
                          <a:tailEnd/>
                        </a:ln>
                      </wps:spPr>
                      <wps:txb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98.9pt;margin-top:64.65pt;width:24.65pt;height:22.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0CqQIAADs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" filled="f" stroked="f">
                <v:textbo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3632" behindDoc="0" locked="0" layoutInCell="1" allowOverlap="1" wp14:anchorId="0BA5F9F3" wp14:editId="79728F9A">
                <wp:simplePos x="0" y="0"/>
                <wp:positionH relativeFrom="column">
                  <wp:posOffset>4045585</wp:posOffset>
                </wp:positionH>
                <wp:positionV relativeFrom="paragraph">
                  <wp:posOffset>964565</wp:posOffset>
                </wp:positionV>
                <wp:extent cx="313055" cy="279400"/>
                <wp:effectExtent l="0" t="0" r="0" b="63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18.55pt;margin-top:75.95pt;width:24.65pt;height:2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sidR="009D4668">
        <w:rPr>
          <w:noProof/>
          <w:lang w:eastAsia="en-AU"/>
        </w:rPr>
        <mc:AlternateContent>
          <mc:Choice Requires="wps">
            <w:drawing>
              <wp:anchor distT="0" distB="0" distL="114300" distR="114300" simplePos="0" relativeHeight="251655680" behindDoc="0" locked="0" layoutInCell="1" allowOverlap="1" wp14:anchorId="3AFC0D38" wp14:editId="7293E400">
                <wp:simplePos x="0" y="0"/>
                <wp:positionH relativeFrom="column">
                  <wp:posOffset>4145915</wp:posOffset>
                </wp:positionH>
                <wp:positionV relativeFrom="paragraph">
                  <wp:posOffset>1273945</wp:posOffset>
                </wp:positionV>
                <wp:extent cx="313055" cy="279400"/>
                <wp:effectExtent l="0" t="0" r="0" b="63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26.45pt;margin-top:100.3pt;width:24.65pt;height:2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sidR="009D4668">
        <w:rPr>
          <w:noProof/>
          <w:lang w:eastAsia="en-AU"/>
        </w:rPr>
        <mc:AlternateContent>
          <mc:Choice Requires="wps">
            <w:drawing>
              <wp:anchor distT="0" distB="0" distL="114300" distR="114300" simplePos="0" relativeHeight="251654656" behindDoc="0" locked="0" layoutInCell="1" allowOverlap="1" wp14:anchorId="2E9EB8DB" wp14:editId="1A266FEB">
                <wp:simplePos x="0" y="0"/>
                <wp:positionH relativeFrom="column">
                  <wp:posOffset>4154170</wp:posOffset>
                </wp:positionH>
                <wp:positionV relativeFrom="paragraph">
                  <wp:posOffset>1118735</wp:posOffset>
                </wp:positionV>
                <wp:extent cx="292735" cy="248920"/>
                <wp:effectExtent l="0" t="0" r="0" b="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27.1pt;margin-top:88.1pt;width:23.05pt;height:19.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" filled="f" stroked="f">
                <v:textbox>
                  <w:txbxContent>
                    <w:p w:rsidR="00D74766" w:rsidRPr="008A1F1A"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8A1F1A">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4FA0535A" wp14:editId="54AA7A63">
            <wp:extent cx="8864597" cy="1513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65235" cy="1513949"/>
                    </a:xfrm>
                    <a:prstGeom prst="rect">
                      <a:avLst/>
                    </a:prstGeom>
                    <a:noFill/>
                    <a:ln>
                      <a:noFill/>
                    </a:ln>
                  </pic:spPr>
                </pic:pic>
              </a:graphicData>
            </a:graphic>
          </wp:inline>
        </w:drawing>
      </w:r>
    </w:p>
    <w:p w:rsidR="0015291C" w:rsidRPr="00530626" w:rsidRDefault="00530626">
      <w:pPr>
        <w:pStyle w:val="Caption"/>
        <w:rPr>
          <w:color w:val="1F497D" w:themeColor="text2"/>
          <w:sz w:val="18"/>
          <w:rPrChange w:id="1055" w:author="melan_000" w:date="2014-11-18T22:56:00Z">
            <w:rPr/>
          </w:rPrChange>
        </w:rPr>
        <w:pPrChange w:id="1056" w:author="melan_000" w:date="2014-11-18T22:56:00Z">
          <w:pPr/>
        </w:pPrChange>
      </w:pPr>
      <w:bookmarkStart w:id="1057" w:name="_Ref404118281"/>
      <w:bookmarkStart w:id="1058" w:name="_Ref404118741"/>
      <w:ins w:id="1059" w:author="melan_000" w:date="2014-11-18T22:56:00Z">
        <w:r w:rsidRPr="00530626">
          <w:rPr>
            <w:szCs w:val="22"/>
          </w:rPr>
          <w:t xml:space="preserve">Figure </w:t>
        </w:r>
      </w:ins>
      <w:ins w:id="1060"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061"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062" w:author="melan_000" w:date="2014-11-20T01:41:00Z">
        <w:r w:rsidR="00113A04">
          <w:rPr>
            <w:noProof/>
            <w:szCs w:val="22"/>
          </w:rPr>
          <w:t>1</w:t>
        </w:r>
      </w:ins>
      <w:ins w:id="1063" w:author="melan_000" w:date="2014-11-19T00:07:00Z">
        <w:r w:rsidR="00B72989">
          <w:rPr>
            <w:szCs w:val="22"/>
          </w:rPr>
          <w:fldChar w:fldCharType="end"/>
        </w:r>
      </w:ins>
      <w:bookmarkEnd w:id="1057"/>
      <w:ins w:id="1064" w:author="melan_000" w:date="2014-11-18T22:56:00Z">
        <w:r w:rsidRPr="00530626">
          <w:rPr>
            <w:szCs w:val="22"/>
          </w:rPr>
          <w:t>: Debug output for AXI write transactions</w:t>
        </w:r>
      </w:ins>
      <w:bookmarkEnd w:id="1058"/>
    </w:p>
    <w:p w:rsidR="00E155FE" w:rsidRPr="00E155FE" w:rsidDel="00530626" w:rsidRDefault="00E155FE" w:rsidP="00E155FE">
      <w:pPr>
        <w:jc w:val="center"/>
        <w:rPr>
          <w:del w:id="1065" w:author="melan_000" w:date="2014-11-18T22:56:00Z"/>
          <w:i/>
        </w:rPr>
      </w:pPr>
      <w:del w:id="1066" w:author="melan_000" w:date="2014-11-18T22:56:00Z">
        <w:r w:rsidDel="00530626">
          <w:rPr>
            <w:i/>
          </w:rPr>
          <w:delText>Figure 4.1: Debug output for AXI write transactions</w:delText>
        </w:r>
      </w:del>
    </w:p>
    <w:p w:rsidR="0015291C" w:rsidRDefault="00097361">
      <w:r>
        <w:t>The</w:t>
      </w:r>
      <w:r w:rsidR="00206880">
        <w:t xml:space="preserve"> waveforms </w:t>
      </w:r>
      <w:r>
        <w:t xml:space="preserve">in </w:t>
      </w:r>
      <w:ins w:id="1067" w:author="melan_000" w:date="2014-11-18T23:55:00Z">
        <w:r w:rsidR="00853055">
          <w:fldChar w:fldCharType="begin"/>
        </w:r>
        <w:r w:rsidR="00853055">
          <w:instrText xml:space="preserve"> REF _Ref404118281 \h </w:instrText>
        </w:r>
      </w:ins>
      <w:r w:rsidR="00853055">
        <w:fldChar w:fldCharType="separate"/>
      </w:r>
      <w:ins w:id="1068" w:author="melan_000" w:date="2014-11-20T01:41:00Z">
        <w:r w:rsidR="00113A04" w:rsidRPr="00530626">
          <w:t xml:space="preserve">Figure </w:t>
        </w:r>
        <w:r w:rsidR="00113A04">
          <w:rPr>
            <w:noProof/>
          </w:rPr>
          <w:t>4</w:t>
        </w:r>
        <w:r w:rsidR="00113A04">
          <w:noBreakHyphen/>
        </w:r>
        <w:r w:rsidR="00113A04">
          <w:rPr>
            <w:noProof/>
          </w:rPr>
          <w:t>1</w:t>
        </w:r>
      </w:ins>
      <w:ins w:id="1069" w:author="melan_000" w:date="2014-11-18T23:55:00Z">
        <w:r w:rsidR="00853055">
          <w:fldChar w:fldCharType="end"/>
        </w:r>
      </w:ins>
      <w:del w:id="1070" w:author="melan_000" w:date="2014-11-18T23:55:00Z">
        <w:r w:rsidDel="00853055">
          <w:delText>Figure 4.1</w:delText>
        </w:r>
      </w:del>
      <w:r>
        <w:t xml:space="preserve"> </w:t>
      </w:r>
      <w:r w:rsidR="00206880">
        <w:t xml:space="preserve">show the </w:t>
      </w:r>
      <w:r w:rsidR="000B5DE5">
        <w:t>Master</w:t>
      </w:r>
      <w:r w:rsidR="00206880">
        <w:t xml:space="preserve"> writing 0xFFFFFFFF @ BASE_ADDR (0x0) then 0x00000001 @ BASE_ADDR (0x0), and finally 0x0000000a @ BASE_ADDR+4 (0x4).</w:t>
      </w:r>
      <w:r w:rsidR="00BF5270">
        <w:t xml:space="preserve"> Note </w:t>
      </w:r>
      <w:del w:id="1071" w:author="melan_000" w:date="2014-10-28T08:24:00Z">
        <w:r w:rsidR="00BF5270" w:rsidDel="00DD0D22">
          <w:delText xml:space="preserve">how </w:delText>
        </w:r>
      </w:del>
      <w:ins w:id="1072" w:author="melan_000" w:date="2014-10-28T08:24:00Z">
        <w:r w:rsidR="00DD0D22">
          <w:t xml:space="preserve">that </w:t>
        </w:r>
      </w:ins>
      <w:r w:rsidR="00BF5270">
        <w:t xml:space="preserve">the signals are </w:t>
      </w:r>
      <w:r w:rsidR="00B93058">
        <w:t>prefixed with</w:t>
      </w:r>
      <w:r w:rsidR="00BF5270">
        <w:t xml:space="preserve"> “M00_AXI” (Master AXI) instead of “S00_AXI” (Slave AXI)</w:t>
      </w:r>
      <w:ins w:id="1073" w:author="melan_000" w:date="2014-10-28T08:20:00Z">
        <w:r w:rsidR="00DD0D22">
          <w:t xml:space="preserve">. </w:t>
        </w:r>
      </w:ins>
      <w:ins w:id="1074" w:author="melan_000" w:date="2014-10-28T08:21:00Z">
        <w:r w:rsidR="00DD0D22">
          <w:t xml:space="preserve">This is </w:t>
        </w:r>
      </w:ins>
      <w:ins w:id="1075" w:author="melan_000" w:date="2014-10-28T08:24:00Z">
        <w:r w:rsidR="00DD0D22">
          <w:t>because</w:t>
        </w:r>
      </w:ins>
      <w:ins w:id="1076" w:author="melan_000" w:date="2014-10-28T08:21:00Z">
        <w:r w:rsidR="00DD0D22">
          <w:t xml:space="preserve"> </w:t>
        </w:r>
      </w:ins>
      <w:ins w:id="1077" w:author="melan_000" w:date="2014-10-28T08:27:00Z">
        <w:r w:rsidR="00DD0D22">
          <w:t xml:space="preserve">the </w:t>
        </w:r>
      </w:ins>
      <w:ins w:id="1078" w:author="melan_000" w:date="2014-10-28T08:21:00Z">
        <w:r w:rsidR="00DD0D22">
          <w:t>net was</w:t>
        </w:r>
      </w:ins>
      <w:ins w:id="1079" w:author="melan_000" w:date="2014-10-28T08:24:00Z">
        <w:r w:rsidR="00DD0D22">
          <w:t xml:space="preserve"> </w:t>
        </w:r>
      </w:ins>
      <w:ins w:id="1080" w:author="melan_000" w:date="2014-10-28T08:26:00Z">
        <w:r w:rsidR="00DD0D22">
          <w:t>assigned</w:t>
        </w:r>
      </w:ins>
      <w:ins w:id="1081" w:author="melan_000" w:date="2014-10-28T08:24:00Z">
        <w:r w:rsidR="00DD0D22">
          <w:t xml:space="preserve"> a label by arbitrarily </w:t>
        </w:r>
      </w:ins>
      <w:ins w:id="1082" w:author="melan_000" w:date="2014-10-28T08:27:00Z">
        <w:r w:rsidR="00DD0D22">
          <w:t>choosing</w:t>
        </w:r>
      </w:ins>
      <w:ins w:id="1083" w:author="melan_000" w:date="2014-10-28T08:24:00Z">
        <w:r w:rsidR="00DD0D22">
          <w:t xml:space="preserve"> the name of just one of </w:t>
        </w:r>
      </w:ins>
      <w:ins w:id="1084" w:author="melan_000" w:date="2014-10-28T08:27:00Z">
        <w:r w:rsidR="00DD0D22">
          <w:t>the ports that it</w:t>
        </w:r>
      </w:ins>
      <w:ins w:id="1085" w:author="melan_000" w:date="2014-10-28T08:24:00Z">
        <w:r w:rsidR="00DD0D22">
          <w:t xml:space="preserve"> connects</w:t>
        </w:r>
      </w:ins>
      <w:ins w:id="1086" w:author="melan_000" w:date="2014-11-19T23:25:00Z">
        <w:r w:rsidR="001745A7">
          <w:t xml:space="preserve"> (in this case, the Master AXI port)</w:t>
        </w:r>
      </w:ins>
      <w:del w:id="1087" w:author="melan_000" w:date="2014-10-28T08:20:00Z">
        <w:r w:rsidR="00BF5270" w:rsidDel="00DD0D22">
          <w:delText>,</w:delText>
        </w:r>
      </w:del>
      <w:del w:id="1088" w:author="melan_000" w:date="2014-10-28T08:28:00Z">
        <w:r w:rsidR="00BF5270" w:rsidDel="00DD0D22">
          <w:delText xml:space="preserve"> this occurs </w:delText>
        </w:r>
        <w:r w:rsidR="004C1167" w:rsidDel="00DD0D22">
          <w:delText>due to the fact that when</w:delText>
        </w:r>
        <w:r w:rsidR="00BF5270" w:rsidDel="00DD0D22">
          <w:delText xml:space="preserve"> debugging the AXI bus</w:delText>
        </w:r>
        <w:r w:rsidR="009E5C69" w:rsidDel="00DD0D22">
          <w:delText>,</w:delText>
        </w:r>
        <w:r w:rsidR="00BF5270" w:rsidDel="00DD0D22">
          <w:delText xml:space="preserve"> one end i</w:delText>
        </w:r>
      </w:del>
      <w:del w:id="1089" w:author="melan_000" w:date="2014-10-26T22:47:00Z">
        <w:r w:rsidR="00BF5270" w:rsidDel="009C6CE4">
          <w:delText>f</w:delText>
        </w:r>
      </w:del>
      <w:del w:id="1090" w:author="melan_000" w:date="2014-10-28T08:28:00Z">
        <w:r w:rsidR="00BF5270" w:rsidDel="00DD0D22">
          <w:delText xml:space="preserve"> connected to the </w:delText>
        </w:r>
        <w:r w:rsidR="00EF7579" w:rsidDel="00DD0D22">
          <w:delText>Master and the other end to the Slave</w:delText>
        </w:r>
      </w:del>
      <w:r w:rsidR="00EF7579">
        <w:t>.</w:t>
      </w:r>
    </w:p>
    <w:p w:rsidR="0015291C" w:rsidRDefault="002A698F">
      <w:ins w:id="1091" w:author="melan_000" w:date="2014-10-26T22:52:00Z">
        <w:r>
          <w:t xml:space="preserve">The </w:t>
        </w:r>
      </w:ins>
      <w:del w:id="1092" w:author="melan_000" w:date="2014-10-26T22:52:00Z">
        <w:r w:rsidR="00206880" w:rsidDel="002A698F">
          <w:delText>How A</w:delText>
        </w:r>
      </w:del>
      <w:ins w:id="1093" w:author="melan_000" w:date="2014-10-26T22:52:00Z">
        <w:r>
          <w:t>A</w:t>
        </w:r>
      </w:ins>
      <w:r w:rsidR="00206880">
        <w:t xml:space="preserve">XI </w:t>
      </w:r>
      <w:r w:rsidR="001B6D2C">
        <w:t>writes</w:t>
      </w:r>
      <w:r w:rsidR="00206880">
        <w:t xml:space="preserve"> </w:t>
      </w:r>
      <w:r w:rsidR="001B6D2C">
        <w:t xml:space="preserve">are initiated by the Master </w:t>
      </w:r>
      <w:ins w:id="1094" w:author="melan_000" w:date="2014-10-26T22:52:00Z">
        <w:r>
          <w:t xml:space="preserve">as follows, where </w:t>
        </w:r>
      </w:ins>
      <w:ins w:id="1095" w:author="melan_000" w:date="2014-10-26T22:53:00Z">
        <w:r>
          <w:t xml:space="preserve">the </w:t>
        </w:r>
      </w:ins>
      <w:del w:id="1096" w:author="melan_000" w:date="2014-10-26T22:52:00Z">
        <w:r w:rsidR="00C00637" w:rsidDel="002A698F">
          <w:delText>(</w:delText>
        </w:r>
      </w:del>
      <w:r w:rsidR="003F72A7">
        <w:t xml:space="preserve">numbers refer </w:t>
      </w:r>
      <w:r w:rsidR="00C00637">
        <w:t>to the labelled signals between clock cycles 10-</w:t>
      </w:r>
      <w:r w:rsidR="00DB3540">
        <w:t>12</w:t>
      </w:r>
      <w:del w:id="1097" w:author="melan_000" w:date="2014-10-26T22:52:00Z">
        <w:r w:rsidR="00C00637" w:rsidDel="002A698F">
          <w:delText>)</w:delText>
        </w:r>
      </w:del>
      <w:r w:rsidR="00206880">
        <w:t>:</w:t>
      </w:r>
    </w:p>
    <w:p w:rsidR="0015291C" w:rsidRDefault="00415FDC">
      <w:pPr>
        <w:pStyle w:val="ListParagraph"/>
        <w:numPr>
          <w:ilvl w:val="0"/>
          <w:numId w:val="12"/>
        </w:numPr>
      </w:pPr>
      <w:ins w:id="1098" w:author="melan_000" w:date="2014-10-28T08:39:00Z">
        <w:r>
          <w:t xml:space="preserve">The </w:t>
        </w:r>
      </w:ins>
      <w:r w:rsidR="00206880">
        <w:t xml:space="preserve">Master* sets up </w:t>
      </w:r>
      <w:r w:rsidR="00206880" w:rsidRPr="004C1167">
        <w:rPr>
          <w:b/>
        </w:rPr>
        <w:t>WDATA</w:t>
      </w:r>
      <w:r w:rsidR="00206880">
        <w:t xml:space="preserve"> </w:t>
      </w:r>
      <w:r w:rsidR="004C1167">
        <w:t xml:space="preserve">(with 0xFFFFFFFF) and </w:t>
      </w:r>
      <w:r w:rsidR="00206880">
        <w:t xml:space="preserve">asserts </w:t>
      </w:r>
      <w:r w:rsidR="00206880" w:rsidRPr="00B122C3">
        <w:rPr>
          <w:b/>
        </w:rPr>
        <w:t>WVALID</w:t>
      </w:r>
      <w:r w:rsidR="00206880">
        <w:t xml:space="preserve"> (write data is valid)</w:t>
      </w:r>
    </w:p>
    <w:p w:rsidR="0015291C" w:rsidRDefault="00415FDC">
      <w:pPr>
        <w:pStyle w:val="ListParagraph"/>
        <w:numPr>
          <w:ilvl w:val="0"/>
          <w:numId w:val="12"/>
        </w:numPr>
      </w:pPr>
      <w:ins w:id="1099" w:author="melan_000" w:date="2014-10-28T08:39:00Z">
        <w:r>
          <w:t xml:space="preserve">The </w:t>
        </w:r>
      </w:ins>
      <w:r w:rsidR="00206880">
        <w:t xml:space="preserve">Master* sets up </w:t>
      </w:r>
      <w:r w:rsidR="00206880" w:rsidRPr="004C1167">
        <w:rPr>
          <w:b/>
        </w:rPr>
        <w:t>AWADDR</w:t>
      </w:r>
      <w:r w:rsidR="00206880">
        <w:t xml:space="preserve"> </w:t>
      </w:r>
      <w:r w:rsidR="004C1167">
        <w:t xml:space="preserve">(with 0x0) </w:t>
      </w:r>
      <w:r w:rsidR="00206880">
        <w:t xml:space="preserve">and asserts </w:t>
      </w:r>
      <w:r w:rsidR="00206880" w:rsidRPr="00B122C3">
        <w:rPr>
          <w:b/>
        </w:rPr>
        <w:t>AWVALID</w:t>
      </w:r>
      <w:r w:rsidR="00206880">
        <w:t xml:space="preserve"> (</w:t>
      </w:r>
      <w:ins w:id="1100" w:author="melan_000" w:date="2014-10-26T22:54:00Z">
        <w:r w:rsidR="002A698F">
          <w:t>address valid</w:t>
        </w:r>
      </w:ins>
      <w:del w:id="1101" w:author="melan_000" w:date="2014-10-26T22:54:00Z">
        <w:r w:rsidR="000B5DE5" w:rsidDel="002A698F">
          <w:delText>Master</w:delText>
        </w:r>
        <w:r w:rsidR="00206880" w:rsidDel="002A698F">
          <w:delText xml:space="preserve"> asserting that it has placed the valid address on the addres</w:delText>
        </w:r>
      </w:del>
      <w:del w:id="1102" w:author="melan_000" w:date="2014-10-26T22:55:00Z">
        <w:r w:rsidR="00206880" w:rsidDel="002A698F">
          <w:delText>s bus</w:delText>
        </w:r>
      </w:del>
      <w:r w:rsidR="00206880">
        <w:t>)</w:t>
      </w:r>
    </w:p>
    <w:p w:rsidR="0015291C" w:rsidRDefault="00206880">
      <w:r>
        <w:t>*Master</w:t>
      </w:r>
      <w:r w:rsidR="00CC052E">
        <w:t xml:space="preserve"> </w:t>
      </w:r>
      <w:r>
        <w:t xml:space="preserve">– strictly speaking it is the AXI interconnect which acts as the </w:t>
      </w:r>
      <w:r w:rsidR="000B5DE5">
        <w:t>Master</w:t>
      </w:r>
      <w:r>
        <w:t xml:space="preserve"> for this </w:t>
      </w:r>
      <w:r w:rsidR="00D74BAF">
        <w:t>Slave</w:t>
      </w:r>
      <w:r w:rsidR="007478A1">
        <w:t xml:space="preserve"> AXI component, </w:t>
      </w:r>
      <w:del w:id="1103" w:author="melan_000" w:date="2014-10-26T22:55:00Z">
        <w:r w:rsidR="007478A1" w:rsidDel="002A698F">
          <w:delText xml:space="preserve">note </w:delText>
        </w:r>
      </w:del>
      <w:ins w:id="1104" w:author="melan_000" w:date="2014-10-26T22:55:00Z">
        <w:r w:rsidR="002A698F">
          <w:t xml:space="preserve">not </w:t>
        </w:r>
      </w:ins>
      <w:r w:rsidR="007478A1">
        <w:t>the PS.</w:t>
      </w:r>
    </w:p>
    <w:p w:rsidR="0015291C" w:rsidRDefault="00BF5270">
      <w:r>
        <w:t xml:space="preserve">The </w:t>
      </w:r>
      <w:r w:rsidR="00206880">
        <w:t xml:space="preserve">Slave then </w:t>
      </w:r>
      <w:r>
        <w:t>responds as follows</w:t>
      </w:r>
      <w:ins w:id="1105" w:author="melan_000" w:date="2014-10-26T22:55:00Z">
        <w:r w:rsidR="002A698F">
          <w:t>, where</w:t>
        </w:r>
      </w:ins>
      <w:del w:id="1106" w:author="melan_000" w:date="2014-10-26T22:55:00Z">
        <w:r w:rsidR="001B6D2C" w:rsidDel="002A698F">
          <w:delText xml:space="preserve"> (</w:delText>
        </w:r>
      </w:del>
      <w:ins w:id="1107" w:author="melan_000" w:date="2014-10-26T22:55:00Z">
        <w:r w:rsidR="002A698F">
          <w:t xml:space="preserve"> the </w:t>
        </w:r>
      </w:ins>
      <w:r w:rsidR="003F72A7">
        <w:t xml:space="preserve">numbers refer </w:t>
      </w:r>
      <w:r w:rsidR="001B6D2C">
        <w:t>to the labelled signals between clock cycles 13</w:t>
      </w:r>
      <w:r w:rsidR="00DB3540">
        <w:t>-15</w:t>
      </w:r>
      <w:del w:id="1108" w:author="melan_000" w:date="2014-10-26T22:56:00Z">
        <w:r w:rsidR="00DB3540" w:rsidDel="002A698F">
          <w:delText>)</w:delText>
        </w:r>
      </w:del>
      <w:r w:rsidR="00206880">
        <w:t>:</w:t>
      </w:r>
    </w:p>
    <w:p w:rsidR="0015291C" w:rsidRDefault="00415FDC">
      <w:pPr>
        <w:pStyle w:val="ListParagraph"/>
        <w:numPr>
          <w:ilvl w:val="0"/>
          <w:numId w:val="12"/>
        </w:numPr>
      </w:pPr>
      <w:ins w:id="1109" w:author="melan_000" w:date="2014-10-28T08:39:00Z">
        <w:r>
          <w:t xml:space="preserve">The </w:t>
        </w:r>
      </w:ins>
      <w:ins w:id="1110" w:author="melan_000" w:date="2014-10-26T23:00:00Z">
        <w:r w:rsidR="002A698F">
          <w:t>S</w:t>
        </w:r>
      </w:ins>
      <w:ins w:id="1111" w:author="melan_000" w:date="2014-10-26T22:56:00Z">
        <w:r w:rsidR="002A698F">
          <w:t>lave a</w:t>
        </w:r>
      </w:ins>
      <w:del w:id="1112" w:author="melan_000" w:date="2014-10-26T22:56:00Z">
        <w:r w:rsidR="00206880" w:rsidDel="002A698F">
          <w:delText>A</w:delText>
        </w:r>
      </w:del>
      <w:r w:rsidR="00206880">
        <w:t xml:space="preserve">sserts </w:t>
      </w:r>
      <w:r w:rsidR="00206880" w:rsidRPr="00B122C3">
        <w:rPr>
          <w:b/>
        </w:rPr>
        <w:t>AWREADY</w:t>
      </w:r>
      <w:r w:rsidR="00206880">
        <w:t xml:space="preserve"> (write address can be accepted by the </w:t>
      </w:r>
      <w:r w:rsidR="00D74BAF">
        <w:t>Slave</w:t>
      </w:r>
      <w:r w:rsidR="00206880">
        <w:t xml:space="preserve">, determined by </w:t>
      </w:r>
      <w:r w:rsidR="00206880" w:rsidRPr="005A22C2">
        <w:rPr>
          <w:b/>
        </w:rPr>
        <w:t>WVALID &amp;&amp; AWVALID</w:t>
      </w:r>
      <w:r w:rsidR="00206880">
        <w:t>)</w:t>
      </w:r>
    </w:p>
    <w:p w:rsidR="00BA2AD4" w:rsidRDefault="00415FDC" w:rsidP="00BA2AD4">
      <w:pPr>
        <w:pStyle w:val="ListParagraph"/>
        <w:numPr>
          <w:ilvl w:val="0"/>
          <w:numId w:val="12"/>
        </w:numPr>
      </w:pPr>
      <w:ins w:id="1113" w:author="melan_000" w:date="2014-10-28T08:39:00Z">
        <w:r>
          <w:t xml:space="preserve">The </w:t>
        </w:r>
      </w:ins>
      <w:ins w:id="1114" w:author="melan_000" w:date="2014-10-26T23:00:00Z">
        <w:r w:rsidR="002A698F">
          <w:t>S</w:t>
        </w:r>
      </w:ins>
      <w:ins w:id="1115" w:author="melan_000" w:date="2014-10-26T22:56:00Z">
        <w:r w:rsidR="002A698F">
          <w:t xml:space="preserve">lave </w:t>
        </w:r>
      </w:ins>
      <w:ins w:id="1116" w:author="melan_000" w:date="2014-10-26T23:00:00Z">
        <w:r w:rsidR="00BE69D9">
          <w:t>as</w:t>
        </w:r>
      </w:ins>
      <w:del w:id="1117" w:author="melan_000" w:date="2014-10-26T22:56:00Z">
        <w:r w:rsidR="00206880" w:rsidDel="002A698F">
          <w:delText>A</w:delText>
        </w:r>
      </w:del>
      <w:del w:id="1118" w:author="melan_000" w:date="2014-10-26T23:00:00Z">
        <w:r w:rsidR="00206880" w:rsidDel="00BE69D9">
          <w:delText>s</w:delText>
        </w:r>
      </w:del>
      <w:r w:rsidR="00206880">
        <w:t xml:space="preserve">serts </w:t>
      </w:r>
      <w:r w:rsidR="00206880" w:rsidRPr="00B122C3">
        <w:rPr>
          <w:b/>
        </w:rPr>
        <w:t>WREADY</w:t>
      </w:r>
      <w:r w:rsidR="00206880">
        <w:t xml:space="preserve"> (write data can be accepted by the </w:t>
      </w:r>
      <w:r w:rsidR="00D74BAF">
        <w:t>Slave</w:t>
      </w:r>
      <w:r w:rsidR="00206880">
        <w:t xml:space="preserve">, determined by </w:t>
      </w:r>
      <w:r w:rsidR="00206880" w:rsidRPr="001B6D2C">
        <w:rPr>
          <w:b/>
        </w:rPr>
        <w:t>WVALID &amp;&amp; AWVALID</w:t>
      </w:r>
      <w:r w:rsidR="00206880">
        <w:t>), at this point</w:t>
      </w:r>
      <w:ins w:id="1119" w:author="melan_000" w:date="2014-10-26T22:58:00Z">
        <w:r w:rsidR="002A698F">
          <w:t>,</w:t>
        </w:r>
      </w:ins>
      <w:del w:id="1120" w:author="melan_000" w:date="2014-10-26T22:58:00Z">
        <w:r w:rsidR="00206880" w:rsidDel="002A698F">
          <w:delText xml:space="preserve"> the</w:delText>
        </w:r>
      </w:del>
      <w:r w:rsidR="00206880">
        <w:t xml:space="preserve"> </w:t>
      </w:r>
      <w:del w:id="1121" w:author="melan_000" w:date="2014-10-26T22:58:00Z">
        <w:r w:rsidR="00206880" w:rsidRPr="00475D85" w:rsidDel="002A698F">
          <w:rPr>
            <w:b/>
          </w:rPr>
          <w:delText>W</w:delText>
        </w:r>
      </w:del>
      <w:ins w:id="1122" w:author="melan_000" w:date="2014-10-26T22:58:00Z">
        <w:r w:rsidR="002A698F">
          <w:rPr>
            <w:b/>
          </w:rPr>
          <w:t>AW</w:t>
        </w:r>
      </w:ins>
      <w:r w:rsidR="00206880" w:rsidRPr="00475D85">
        <w:rPr>
          <w:b/>
        </w:rPr>
        <w:t>ADDR</w:t>
      </w:r>
      <w:r w:rsidR="00206880">
        <w:t xml:space="preserve"> </w:t>
      </w:r>
      <w:del w:id="1123" w:author="melan_000" w:date="2014-10-26T22:58:00Z">
        <w:r w:rsidR="00206880" w:rsidDel="002A698F">
          <w:delText xml:space="preserve">address </w:delText>
        </w:r>
      </w:del>
      <w:r w:rsidR="00206880">
        <w:t>is also latched</w:t>
      </w:r>
      <w:del w:id="1124" w:author="melan_000" w:date="2014-10-26T22:59:00Z">
        <w:r w:rsidR="00206880" w:rsidDel="002A698F">
          <w:delText xml:space="preserve"> </w:delText>
        </w:r>
      </w:del>
      <w:del w:id="1125" w:author="melan_000" w:date="2014-10-26T22:58:00Z">
        <w:r w:rsidR="00206880" w:rsidDel="002A698F">
          <w:delText>(stored address</w:delText>
        </w:r>
      </w:del>
      <w:r w:rsidR="00206880">
        <w:t xml:space="preserve"> </w:t>
      </w:r>
      <w:ins w:id="1126" w:author="melan_000" w:date="2014-10-26T22:59:00Z">
        <w:r w:rsidR="002A698F">
          <w:t>to free the bus for another operation.</w:t>
        </w:r>
      </w:ins>
      <w:del w:id="1127" w:author="melan_000" w:date="2014-10-26T22:59:00Z">
        <w:r w:rsidR="00206880" w:rsidDel="002A698F">
          <w:delText xml:space="preserve">so the </w:delText>
        </w:r>
        <w:r w:rsidR="000B5DE5" w:rsidDel="002A698F">
          <w:delText>Master</w:delText>
        </w:r>
        <w:r w:rsidR="00206880" w:rsidDel="002A698F">
          <w:delText xml:space="preserve"> may perform some other operation, yet </w:delText>
        </w:r>
        <w:r w:rsidR="00D74BAF" w:rsidDel="002A698F">
          <w:delText>Slave</w:delText>
        </w:r>
        <w:r w:rsidR="00206880" w:rsidDel="002A698F">
          <w:delText xml:space="preserve"> knows which address the data relates to)</w:delText>
        </w:r>
      </w:del>
    </w:p>
    <w:p w:rsidR="0015291C" w:rsidRDefault="00206880" w:rsidP="00FF28BD">
      <w:pPr>
        <w:spacing w:after="0" w:line="240" w:lineRule="auto"/>
        <w:ind w:left="360"/>
      </w:pPr>
      <w:r>
        <w:t xml:space="preserve">Once </w:t>
      </w:r>
      <w:r w:rsidRPr="00BA2AD4">
        <w:rPr>
          <w:b/>
        </w:rPr>
        <w:t>WVALID &amp; AWVALID &amp; AWREADY &amp; WREADY</w:t>
      </w:r>
      <w:r>
        <w:t xml:space="preserve"> are all asserted</w:t>
      </w:r>
    </w:p>
    <w:p w:rsidR="0015291C" w:rsidRDefault="00206880" w:rsidP="00FF28BD">
      <w:pPr>
        <w:pStyle w:val="ListParagraph"/>
        <w:numPr>
          <w:ilvl w:val="1"/>
          <w:numId w:val="12"/>
        </w:numPr>
        <w:spacing w:after="0" w:line="240" w:lineRule="auto"/>
      </w:pPr>
      <w:r>
        <w:t xml:space="preserve">Slave </w:t>
      </w:r>
      <w:r w:rsidR="00B61B19">
        <w:t xml:space="preserve">register </w:t>
      </w:r>
      <w:r>
        <w:t>write is enabled</w:t>
      </w:r>
    </w:p>
    <w:p w:rsidR="0015291C" w:rsidRDefault="00004EDB">
      <w:pPr>
        <w:pStyle w:val="ListParagraph"/>
        <w:numPr>
          <w:ilvl w:val="1"/>
          <w:numId w:val="12"/>
        </w:numPr>
      </w:pPr>
      <w:ins w:id="1128" w:author="melan_000" w:date="2014-10-26T23:02:00Z">
        <w:r>
          <w:t>On the n</w:t>
        </w:r>
      </w:ins>
      <w:del w:id="1129" w:author="melan_000" w:date="2014-10-26T23:02:00Z">
        <w:r w:rsidR="00206880" w:rsidDel="00004EDB">
          <w:delText>N</w:delText>
        </w:r>
      </w:del>
      <w:r w:rsidR="00206880">
        <w:t>ext clock cycle</w:t>
      </w:r>
      <w:ins w:id="1130" w:author="melan_000" w:date="2014-10-26T23:03:00Z">
        <w:r w:rsidR="006A628A">
          <w:t xml:space="preserve">, the </w:t>
        </w:r>
      </w:ins>
      <w:del w:id="1131" w:author="melan_000" w:date="2014-10-26T23:03:00Z">
        <w:r w:rsidR="00206880" w:rsidDel="006A628A">
          <w:delText xml:space="preserve"> (</w:delText>
        </w:r>
      </w:del>
      <w:r w:rsidR="00206880">
        <w:t>14</w:t>
      </w:r>
      <w:r w:rsidR="00E01D5D">
        <w:rPr>
          <w:vertAlign w:val="superscript"/>
        </w:rPr>
        <w:t>th</w:t>
      </w:r>
      <w:r w:rsidR="00E01D5D">
        <w:t xml:space="preserve"> </w:t>
      </w:r>
      <w:r w:rsidR="00206880">
        <w:t>c</w:t>
      </w:r>
      <w:r w:rsidR="00E01D5D">
        <w:t xml:space="preserve">lock </w:t>
      </w:r>
      <w:r w:rsidR="00206880">
        <w:t>c</w:t>
      </w:r>
      <w:r w:rsidR="00E01D5D">
        <w:t>ycle</w:t>
      </w:r>
      <w:r w:rsidR="00206880">
        <w:t xml:space="preserve"> in </w:t>
      </w:r>
      <w:r w:rsidR="0045708D">
        <w:t>the figure</w:t>
      </w:r>
      <w:ins w:id="1132" w:author="melan_000" w:date="2014-10-26T23:02:00Z">
        <w:r>
          <w:t xml:space="preserve"> marked with a</w:t>
        </w:r>
      </w:ins>
      <w:del w:id="1133" w:author="melan_000" w:date="2014-10-26T23:02:00Z">
        <w:r w:rsidR="00206880" w:rsidDel="00004EDB">
          <w:delText>,</w:delText>
        </w:r>
      </w:del>
      <w:r w:rsidR="00206880">
        <w:t xml:space="preserve"> yellow line</w:t>
      </w:r>
      <w:ins w:id="1134" w:author="melan_000" w:date="2014-10-26T23:03:00Z">
        <w:r w:rsidR="006A628A">
          <w:t>,</w:t>
        </w:r>
      </w:ins>
      <w:del w:id="1135" w:author="melan_000" w:date="2014-10-26T23:03:00Z">
        <w:r w:rsidR="00206880" w:rsidDel="006A628A">
          <w:delText>)</w:delText>
        </w:r>
      </w:del>
      <w:r w:rsidR="00206880">
        <w:t xml:space="preserve"> </w:t>
      </w:r>
      <w:ins w:id="1136" w:author="melan_000" w:date="2014-10-26T23:03:00Z">
        <w:r w:rsidRPr="00CF32C1">
          <w:rPr>
            <w:b/>
          </w:rPr>
          <w:t>WDATA</w:t>
        </w:r>
        <w:r>
          <w:t xml:space="preserve"> is written to </w:t>
        </w:r>
      </w:ins>
      <w:r w:rsidR="00206880">
        <w:t xml:space="preserve">the </w:t>
      </w:r>
      <w:ins w:id="1137" w:author="melan_000" w:date="2014-10-28T08:29:00Z">
        <w:r w:rsidR="0006062B">
          <w:t>appropriate S</w:t>
        </w:r>
      </w:ins>
      <w:del w:id="1138" w:author="melan_000" w:date="2014-10-28T08:29:00Z">
        <w:r w:rsidR="00D74BAF" w:rsidDel="00DD0D22">
          <w:delText>S</w:delText>
        </w:r>
      </w:del>
      <w:r w:rsidR="00D74BAF">
        <w:t>lave</w:t>
      </w:r>
      <w:r w:rsidR="00206880">
        <w:t xml:space="preserve"> register</w:t>
      </w:r>
      <w:ins w:id="1139" w:author="melan_000" w:date="2014-10-28T08:29:00Z">
        <w:r w:rsidR="00DD0D22">
          <w:t xml:space="preserve"> in your custom IP</w:t>
        </w:r>
      </w:ins>
      <w:del w:id="1140" w:author="melan_000" w:date="2014-10-26T23:02:00Z">
        <w:r w:rsidR="00206880" w:rsidDel="00004EDB">
          <w:delText xml:space="preserve"> (slv_reg</w:delText>
        </w:r>
        <w:r w:rsidR="0041530E" w:rsidDel="00004EDB">
          <w:delText>0</w:delText>
        </w:r>
        <w:r w:rsidR="0053728B" w:rsidDel="00004EDB">
          <w:delText xml:space="preserve"> -</w:delText>
        </w:r>
        <w:r w:rsidR="00F11A4E" w:rsidDel="00004EDB">
          <w:delText xml:space="preserve"> </w:delText>
        </w:r>
        <w:r w:rsidR="0053728B" w:rsidDel="00004EDB">
          <w:delText>since address was 0x0</w:delText>
        </w:r>
        <w:r w:rsidR="00206880" w:rsidDel="00004EDB">
          <w:delText>)</w:delText>
        </w:r>
      </w:del>
      <w:del w:id="1141" w:author="melan_000" w:date="2014-10-26T23:03:00Z">
        <w:r w:rsidR="00206880" w:rsidDel="00004EDB">
          <w:delText xml:space="preserve"> has data on </w:delText>
        </w:r>
        <w:r w:rsidR="00206880" w:rsidRPr="00CF32C1" w:rsidDel="00004EDB">
          <w:rPr>
            <w:b/>
          </w:rPr>
          <w:delText>WDATA</w:delText>
        </w:r>
        <w:r w:rsidR="00206880" w:rsidDel="00004EDB">
          <w:delText xml:space="preserve"> bus written into </w:delText>
        </w:r>
        <w:r w:rsidR="00B61B19" w:rsidDel="00004EDB">
          <w:delText>it</w:delText>
        </w:r>
      </w:del>
      <w:r w:rsidR="00B61B19">
        <w:t>.</w:t>
      </w:r>
    </w:p>
    <w:p w:rsidR="0015291C" w:rsidRDefault="00A37305" w:rsidP="00217969">
      <w:pPr>
        <w:pStyle w:val="Heading3"/>
      </w:pPr>
      <w:bookmarkStart w:id="1142" w:name="_Ref404110609"/>
      <w:bookmarkStart w:id="1143" w:name="_Ref404110786"/>
      <w:bookmarkStart w:id="1144" w:name="_Ref404110792"/>
      <w:bookmarkStart w:id="1145" w:name="_Ref404110816"/>
      <w:bookmarkStart w:id="1146" w:name="_Toc404211007"/>
      <w:ins w:id="1147" w:author="melan_000" w:date="2014-11-18T21:42:00Z">
        <w:r>
          <w:lastRenderedPageBreak/>
          <w:t>AXI</w:t>
        </w:r>
      </w:ins>
      <w:del w:id="1148" w:author="melan_000" w:date="2014-11-18T21:26:00Z">
        <w:r w:rsidR="0098090E" w:rsidDel="00411C9F">
          <w:delText>4</w:delText>
        </w:r>
        <w:r w:rsidR="00206880" w:rsidDel="00411C9F">
          <w:delText xml:space="preserve">.a.ii </w:delText>
        </w:r>
      </w:del>
      <w:del w:id="1149" w:author="melan_000" w:date="2014-11-18T21:42:00Z">
        <w:r w:rsidR="00206880" w:rsidDel="00A37305">
          <w:delText>AXI</w:delText>
        </w:r>
      </w:del>
      <w:r w:rsidR="00206880">
        <w:t xml:space="preserve"> Reads</w:t>
      </w:r>
      <w:bookmarkEnd w:id="1142"/>
      <w:bookmarkEnd w:id="1143"/>
      <w:bookmarkEnd w:id="1144"/>
      <w:bookmarkEnd w:id="1145"/>
      <w:bookmarkEnd w:id="1146"/>
    </w:p>
    <w:p w:rsidR="00530626" w:rsidRDefault="00511B70">
      <w:pPr>
        <w:keepNext/>
        <w:jc w:val="center"/>
        <w:rPr>
          <w:ins w:id="1150" w:author="melan_000" w:date="2014-11-18T22:57:00Z"/>
        </w:rPr>
        <w:pPrChange w:id="1151" w:author="melan_000" w:date="2014-11-18T23:08:00Z">
          <w:pPr/>
        </w:pPrChange>
      </w:pPr>
      <w:r>
        <w:rPr>
          <w:noProof/>
          <w:lang w:eastAsia="en-AU"/>
        </w:rPr>
        <mc:AlternateContent>
          <mc:Choice Requires="wps">
            <w:drawing>
              <wp:anchor distT="0" distB="0" distL="114300" distR="114300" simplePos="0" relativeHeight="251656704" behindDoc="0" locked="0" layoutInCell="1" allowOverlap="1" wp14:anchorId="2795EC68" wp14:editId="3D9B09AE">
                <wp:simplePos x="0" y="0"/>
                <wp:positionH relativeFrom="column">
                  <wp:posOffset>3681095</wp:posOffset>
                </wp:positionH>
                <wp:positionV relativeFrom="paragraph">
                  <wp:posOffset>545514</wp:posOffset>
                </wp:positionV>
                <wp:extent cx="313055" cy="279400"/>
                <wp:effectExtent l="0" t="0" r="0" b="635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9.85pt;margin-top:42.95pt;width:24.65pt;height:22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" filled="f" stroked="f">
                <v:textbox>
                  <w:txbxContent>
                    <w:p w:rsidR="00D74766" w:rsidRPr="007E6EB5"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122C3">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1</w:t>
                      </w:r>
                    </w:p>
                  </w:txbxContent>
                </v:textbox>
              </v:shape>
            </w:pict>
          </mc:Fallback>
        </mc:AlternateContent>
      </w:r>
      <w:r>
        <w:rPr>
          <w:noProof/>
          <w:lang w:eastAsia="en-AU"/>
        </w:rPr>
        <mc:AlternateContent>
          <mc:Choice Requires="wps">
            <w:drawing>
              <wp:anchor distT="0" distB="0" distL="114300" distR="114300" simplePos="0" relativeHeight="251659776" behindDoc="0" locked="0" layoutInCell="1" allowOverlap="1" wp14:anchorId="7FCF1F04" wp14:editId="47E5CF3E">
                <wp:simplePos x="0" y="0"/>
                <wp:positionH relativeFrom="column">
                  <wp:posOffset>4131261</wp:posOffset>
                </wp:positionH>
                <wp:positionV relativeFrom="paragraph">
                  <wp:posOffset>994410</wp:posOffset>
                </wp:positionV>
                <wp:extent cx="313055" cy="302895"/>
                <wp:effectExtent l="0" t="0" r="0" b="1905"/>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302895"/>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25.3pt;margin-top:78.3pt;width:24.65pt;height:23.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4</w:t>
                      </w:r>
                    </w:p>
                  </w:txbxContent>
                </v:textbox>
              </v:shape>
            </w:pict>
          </mc:Fallback>
        </mc:AlternateContent>
      </w:r>
      <w:r>
        <w:rPr>
          <w:noProof/>
          <w:lang w:eastAsia="en-AU"/>
        </w:rPr>
        <mc:AlternateContent>
          <mc:Choice Requires="wps">
            <w:drawing>
              <wp:anchor distT="0" distB="0" distL="114300" distR="114300" simplePos="0" relativeHeight="251657728" behindDoc="0" locked="0" layoutInCell="1" allowOverlap="1" wp14:anchorId="564C61DA" wp14:editId="4B52CA5A">
                <wp:simplePos x="0" y="0"/>
                <wp:positionH relativeFrom="column">
                  <wp:posOffset>3824019</wp:posOffset>
                </wp:positionH>
                <wp:positionV relativeFrom="paragraph">
                  <wp:posOffset>698500</wp:posOffset>
                </wp:positionV>
                <wp:extent cx="313055" cy="279400"/>
                <wp:effectExtent l="0" t="0" r="0" b="635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 cy="279400"/>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2" type="#_x0000_t202" style="position:absolute;left:0;text-align:left;margin-left:301.1pt;margin-top:55pt;width:24.65pt;height:22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2</w:t>
                      </w:r>
                    </w:p>
                  </w:txbxContent>
                </v:textbox>
              </v:shape>
            </w:pict>
          </mc:Fallback>
        </mc:AlternateContent>
      </w:r>
      <w:r>
        <w:rPr>
          <w:noProof/>
          <w:lang w:eastAsia="en-AU"/>
        </w:rPr>
        <mc:AlternateContent>
          <mc:Choice Requires="wps">
            <w:drawing>
              <wp:anchor distT="0" distB="0" distL="114300" distR="114300" simplePos="0" relativeHeight="251658752" behindDoc="0" locked="0" layoutInCell="1" allowOverlap="1" wp14:anchorId="4229B696" wp14:editId="554E74CE">
                <wp:simplePos x="0" y="0"/>
                <wp:positionH relativeFrom="column">
                  <wp:posOffset>3982915</wp:posOffset>
                </wp:positionH>
                <wp:positionV relativeFrom="paragraph">
                  <wp:posOffset>849142</wp:posOffset>
                </wp:positionV>
                <wp:extent cx="292735" cy="2489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 cy="248920"/>
                        </a:xfrm>
                        <a:prstGeom prst="rect">
                          <a:avLst/>
                        </a:prstGeom>
                        <a:noFill/>
                        <a:ln w="9525">
                          <a:noFill/>
                          <a:miter lim="800000"/>
                          <a:headEnd/>
                          <a:tailEnd/>
                        </a:ln>
                      </wps:spPr>
                      <wps:txb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wps:txbx>
                      <wps:bodyPr rot="0" vert="horz" wrap="square" lIns="91440" tIns="45720" rIns="91440" bIns="45720" anchor="t" anchorCtr="0">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a:graphicData>
                </a:graphic>
              </wp:anchor>
            </w:drawing>
          </mc:Choice>
          <mc:Fallback>
            <w:pict>
              <v:shape id="_x0000_s1033" type="#_x0000_t202" style="position:absolute;left:0;text-align:left;margin-left:313.6pt;margin-top:66.85pt;width:23.05pt;height:19.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" filled="f" stroked="f">
                <v:textbox>
                  <w:txbxContent>
                    <w:p w:rsidR="00D74766" w:rsidRPr="00BA2AD4" w:rsidRDefault="00D74766">
                      <w:pPr>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pPr>
                      <w:r w:rsidRPr="00BA2AD4">
                        <w:rPr>
                          <w14:shadow w14:blurRad="63500" w14:dist="0" w14:dir="3600000" w14:sx="100000" w14:sy="100000" w14:kx="0" w14:ky="0" w14:algn="tl">
                            <w14:srgbClr w14:val="000000">
                              <w14:alpha w14:val="30000"/>
                            </w14:srgbClr>
                          </w14:shadow>
                          <w14:textOutline w14:w="9207" w14:cap="flat" w14:cmpd="sng" w14:algn="ctr">
                            <w14:solidFill>
                              <w14:srgbClr w14:val="FFFFFF"/>
                            </w14:solidFill>
                            <w14:prstDash w14:val="solid"/>
                            <w14:round/>
                          </w14:textOutline>
                          <w14:textFill>
                            <w14:solidFill>
                              <w14:srgbClr w14:val="FFFFFF"/>
                            </w14:solidFill>
                          </w14:textFill>
                        </w:rPr>
                        <w:t>3</w:t>
                      </w:r>
                    </w:p>
                  </w:txbxContent>
                </v:textbox>
              </v:shape>
            </w:pict>
          </mc:Fallback>
        </mc:AlternateContent>
      </w:r>
      <w:r>
        <w:rPr>
          <w:noProof/>
          <w:lang w:eastAsia="en-AU"/>
        </w:rPr>
        <w:drawing>
          <wp:inline distT="0" distB="0" distL="0" distR="0" wp14:anchorId="3DE3D449" wp14:editId="6853B900">
            <wp:extent cx="8859520" cy="1592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59520" cy="1592580"/>
                    </a:xfrm>
                    <a:prstGeom prst="rect">
                      <a:avLst/>
                    </a:prstGeom>
                    <a:noFill/>
                    <a:ln>
                      <a:noFill/>
                    </a:ln>
                  </pic:spPr>
                </pic:pic>
              </a:graphicData>
            </a:graphic>
          </wp:inline>
        </w:drawing>
      </w:r>
    </w:p>
    <w:p w:rsidR="0015291C" w:rsidRPr="00530626" w:rsidRDefault="00530626">
      <w:pPr>
        <w:pStyle w:val="Caption"/>
        <w:rPr>
          <w:color w:val="1F497D" w:themeColor="text2"/>
          <w:sz w:val="18"/>
          <w:rPrChange w:id="1152" w:author="melan_000" w:date="2014-11-18T22:57:00Z">
            <w:rPr/>
          </w:rPrChange>
        </w:rPr>
        <w:pPrChange w:id="1153" w:author="melan_000" w:date="2014-11-18T22:57:00Z">
          <w:pPr/>
        </w:pPrChange>
      </w:pPr>
      <w:bookmarkStart w:id="1154" w:name="_Ref404118321"/>
      <w:bookmarkStart w:id="1155" w:name="_Ref404118775"/>
      <w:ins w:id="1156" w:author="melan_000" w:date="2014-11-18T22:57:00Z">
        <w:r w:rsidRPr="00530626">
          <w:rPr>
            <w:szCs w:val="22"/>
          </w:rPr>
          <w:t xml:space="preserve">Figure </w:t>
        </w:r>
      </w:ins>
      <w:ins w:id="1157"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158"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159" w:author="melan_000" w:date="2014-11-20T01:41:00Z">
        <w:r w:rsidR="00113A04">
          <w:rPr>
            <w:noProof/>
            <w:szCs w:val="22"/>
          </w:rPr>
          <w:t>2</w:t>
        </w:r>
      </w:ins>
      <w:ins w:id="1160" w:author="melan_000" w:date="2014-11-19T00:07:00Z">
        <w:r w:rsidR="00B72989">
          <w:rPr>
            <w:szCs w:val="22"/>
          </w:rPr>
          <w:fldChar w:fldCharType="end"/>
        </w:r>
      </w:ins>
      <w:bookmarkEnd w:id="1154"/>
      <w:ins w:id="1161" w:author="melan_000" w:date="2014-11-18T22:57:00Z">
        <w:r w:rsidRPr="00530626">
          <w:rPr>
            <w:szCs w:val="22"/>
          </w:rPr>
          <w:t>: Debug output for AXI read transactions</w:t>
        </w:r>
      </w:ins>
      <w:bookmarkEnd w:id="1155"/>
    </w:p>
    <w:p w:rsidR="00E155FE" w:rsidRPr="00E155FE" w:rsidDel="00530626" w:rsidRDefault="00E155FE" w:rsidP="00E155FE">
      <w:pPr>
        <w:jc w:val="center"/>
        <w:rPr>
          <w:del w:id="1162" w:author="melan_000" w:date="2014-11-18T22:57:00Z"/>
          <w:i/>
        </w:rPr>
      </w:pPr>
      <w:del w:id="1163" w:author="melan_000" w:date="2014-11-18T22:57:00Z">
        <w:r w:rsidDel="00530626">
          <w:rPr>
            <w:i/>
          </w:rPr>
          <w:delText>Figure 4.2: Debug output for AXI read transactions</w:delText>
        </w:r>
      </w:del>
    </w:p>
    <w:p w:rsidR="0015291C" w:rsidRDefault="00BA2AD4">
      <w:r>
        <w:t>The waveforms in</w:t>
      </w:r>
      <w:ins w:id="1164" w:author="melan_000" w:date="2014-11-18T23:56:00Z">
        <w:r w:rsidR="00853055">
          <w:t xml:space="preserve"> </w:t>
        </w:r>
        <w:r w:rsidR="00853055">
          <w:fldChar w:fldCharType="begin"/>
        </w:r>
        <w:r w:rsidR="00853055">
          <w:instrText xml:space="preserve"> REF _Ref404118321 \h </w:instrText>
        </w:r>
      </w:ins>
      <w:r w:rsidR="00853055">
        <w:fldChar w:fldCharType="separate"/>
      </w:r>
      <w:ins w:id="1165" w:author="melan_000" w:date="2014-11-20T01:41:00Z">
        <w:r w:rsidR="00113A04" w:rsidRPr="00530626">
          <w:t xml:space="preserve">Figure </w:t>
        </w:r>
        <w:r w:rsidR="00113A04">
          <w:rPr>
            <w:noProof/>
          </w:rPr>
          <w:t>4</w:t>
        </w:r>
        <w:r w:rsidR="00113A04">
          <w:noBreakHyphen/>
        </w:r>
        <w:r w:rsidR="00113A04">
          <w:rPr>
            <w:noProof/>
          </w:rPr>
          <w:t>2</w:t>
        </w:r>
      </w:ins>
      <w:ins w:id="1166" w:author="melan_000" w:date="2014-11-18T23:56:00Z">
        <w:r w:rsidR="00853055">
          <w:fldChar w:fldCharType="end"/>
        </w:r>
      </w:ins>
      <w:del w:id="1167" w:author="melan_000" w:date="2014-11-18T23:56:00Z">
        <w:r w:rsidDel="00853055">
          <w:delText xml:space="preserve"> Figure 4.2</w:delText>
        </w:r>
      </w:del>
      <w:r w:rsidR="0047219F">
        <w:t xml:space="preserve"> show</w:t>
      </w:r>
      <w:r>
        <w:t xml:space="preserve"> </w:t>
      </w:r>
      <w:r w:rsidR="00206880">
        <w:t>the processor read</w:t>
      </w:r>
      <w:r w:rsidR="00507CA8">
        <w:t>s</w:t>
      </w:r>
      <w:ins w:id="1168" w:author="melan_000" w:date="2014-11-19T23:28:00Z">
        <w:r w:rsidR="001745A7">
          <w:t>, via AXI-LITE,</w:t>
        </w:r>
      </w:ins>
      <w:r w:rsidR="00206880">
        <w:t xml:space="preserve"> from a FIFO </w:t>
      </w:r>
      <w:ins w:id="1169" w:author="melan_000" w:date="2014-11-19T23:27:00Z">
        <w:r w:rsidR="001745A7">
          <w:t xml:space="preserve">at address BASEADDR+4 (0x4). The </w:t>
        </w:r>
      </w:ins>
      <w:del w:id="1170" w:author="melan_000" w:date="2014-11-19T23:27:00Z">
        <w:r w:rsidR="00206880" w:rsidDel="001745A7">
          <w:delText xml:space="preserve">which contains the </w:delText>
        </w:r>
      </w:del>
      <w:ins w:id="1171" w:author="melan_000" w:date="2014-11-19T23:27:00Z">
        <w:r w:rsidR="001745A7">
          <w:t xml:space="preserve">FIFO contains the data </w:t>
        </w:r>
      </w:ins>
      <w:del w:id="1172" w:author="melan_000" w:date="2014-11-19T23:27:00Z">
        <w:r w:rsidR="00206880" w:rsidDel="001745A7">
          <w:delText xml:space="preserve">data </w:delText>
        </w:r>
      </w:del>
      <w:r w:rsidR="00206880">
        <w:t>{0x0a, 0x0b, 0x0c</w:t>
      </w:r>
      <w:proofErr w:type="gramStart"/>
      <w:r w:rsidR="00206880">
        <w:t>, …..</w:t>
      </w:r>
      <w:proofErr w:type="gramEnd"/>
      <w:r w:rsidR="00206880">
        <w:t>}</w:t>
      </w:r>
      <w:del w:id="1173" w:author="melan_000" w:date="2014-11-19T23:28:00Z">
        <w:r w:rsidR="00206880" w:rsidDel="001745A7">
          <w:delText xml:space="preserve"> from the </w:delText>
        </w:r>
        <w:r w:rsidR="00907C2C" w:rsidDel="001745A7">
          <w:delText>Custom</w:delText>
        </w:r>
        <w:r w:rsidR="00206880" w:rsidDel="001745A7">
          <w:delText xml:space="preserve"> IP via AXI-LITE</w:delText>
        </w:r>
      </w:del>
      <w:del w:id="1174" w:author="melan_000" w:date="2014-11-19T23:27:00Z">
        <w:r w:rsidR="00206880" w:rsidDel="001745A7">
          <w:delText xml:space="preserve"> at the address of BASEADDR+4 (0x4)</w:delText>
        </w:r>
      </w:del>
      <w:r w:rsidR="00206880">
        <w:t>.</w:t>
      </w:r>
    </w:p>
    <w:p w:rsidR="0015291C" w:rsidRDefault="00150300">
      <w:r>
        <w:t>T</w:t>
      </w:r>
      <w:del w:id="1175" w:author="melan_000" w:date="2014-10-28T08:31:00Z">
        <w:r w:rsidDel="00DD0D22">
          <w:delText xml:space="preserve">o initiate an </w:delText>
        </w:r>
        <w:r w:rsidR="00206880" w:rsidDel="00DD0D22">
          <w:delText xml:space="preserve">AXI Reads </w:delText>
        </w:r>
        <w:r w:rsidDel="00DD0D22">
          <w:delText>t</w:delText>
        </w:r>
      </w:del>
      <w:r>
        <w:t xml:space="preserve">he Master </w:t>
      </w:r>
      <w:ins w:id="1176" w:author="melan_000" w:date="2014-10-28T08:30:00Z">
        <w:r w:rsidR="00DD0D22">
          <w:t xml:space="preserve">initiates an AXI read </w:t>
        </w:r>
      </w:ins>
      <w:ins w:id="1177" w:author="melan_000" w:date="2014-10-28T08:31:00Z">
        <w:r w:rsidR="00415FDC">
          <w:t>as</w:t>
        </w:r>
      </w:ins>
      <w:ins w:id="1178" w:author="melan_000" w:date="2014-10-28T08:30:00Z">
        <w:r w:rsidR="00DD0D22">
          <w:t xml:space="preserve"> </w:t>
        </w:r>
      </w:ins>
      <w:del w:id="1179" w:author="melan_000" w:date="2014-10-28T08:30:00Z">
        <w:r w:rsidDel="00DD0D22">
          <w:delText xml:space="preserve">performs the </w:delText>
        </w:r>
      </w:del>
      <w:r>
        <w:t>follow</w:t>
      </w:r>
      <w:ins w:id="1180" w:author="melan_000" w:date="2014-10-28T08:31:00Z">
        <w:r w:rsidR="00415FDC">
          <w:t>s</w:t>
        </w:r>
      </w:ins>
      <w:del w:id="1181" w:author="melan_000" w:date="2014-10-28T08:31:00Z">
        <w:r w:rsidDel="00415FDC">
          <w:delText>ing</w:delText>
        </w:r>
      </w:del>
      <w:ins w:id="1182" w:author="melan_000" w:date="2014-10-28T08:30:00Z">
        <w:r w:rsidR="00DD0D22">
          <w:t>, where</w:t>
        </w:r>
      </w:ins>
      <w:del w:id="1183" w:author="melan_000" w:date="2014-10-28T08:30:00Z">
        <w:r w:rsidDel="00DD0D22">
          <w:delText xml:space="preserve"> </w:delText>
        </w:r>
        <w:r w:rsidR="006C05EE" w:rsidDel="00DD0D22">
          <w:delText>(</w:delText>
        </w:r>
      </w:del>
      <w:ins w:id="1184" w:author="melan_000" w:date="2014-10-28T08:30:00Z">
        <w:r w:rsidR="00DD0D22">
          <w:t xml:space="preserve"> </w:t>
        </w:r>
      </w:ins>
      <w:r w:rsidR="003F72A7">
        <w:t>numbers refer</w:t>
      </w:r>
      <w:r w:rsidR="006C05EE">
        <w:t xml:space="preserve"> to the labelled signals between the clock cycles 175 – 177</w:t>
      </w:r>
      <w:del w:id="1185" w:author="melan_000" w:date="2014-10-28T08:30:00Z">
        <w:r w:rsidR="006C05EE" w:rsidDel="00DD0D22">
          <w:delText>)</w:delText>
        </w:r>
      </w:del>
      <w:r w:rsidR="00206880">
        <w:t>:</w:t>
      </w:r>
    </w:p>
    <w:p w:rsidR="0015291C" w:rsidRDefault="00206880">
      <w:pPr>
        <w:pStyle w:val="ListParagraph"/>
        <w:numPr>
          <w:ilvl w:val="0"/>
          <w:numId w:val="14"/>
        </w:numPr>
      </w:pPr>
      <w:r>
        <w:t xml:space="preserve">For AXI-LITE, the Master </w:t>
      </w:r>
      <w:r w:rsidR="00E12F7F">
        <w:t>generally always</w:t>
      </w:r>
      <w:r>
        <w:t xml:space="preserve"> has the signal </w:t>
      </w:r>
      <w:r w:rsidRPr="00B122C3">
        <w:rPr>
          <w:b/>
        </w:rPr>
        <w:t>RREADY</w:t>
      </w:r>
      <w:r>
        <w:t xml:space="preserve"> asserted, signalling that it is able to receive data from the </w:t>
      </w:r>
      <w:r w:rsidR="00D74BAF">
        <w:t>Slave</w:t>
      </w:r>
    </w:p>
    <w:p w:rsidR="0015291C" w:rsidRDefault="00415FDC">
      <w:pPr>
        <w:pStyle w:val="ListParagraph"/>
        <w:numPr>
          <w:ilvl w:val="0"/>
          <w:numId w:val="14"/>
        </w:numPr>
      </w:pPr>
      <w:ins w:id="1186" w:author="melan_000" w:date="2014-10-28T08:39:00Z">
        <w:r>
          <w:t xml:space="preserve">The </w:t>
        </w:r>
      </w:ins>
      <w:r w:rsidR="00206880">
        <w:t xml:space="preserve">Master then places the </w:t>
      </w:r>
      <w:ins w:id="1187" w:author="melan_000" w:date="2014-11-19T23:29:00Z">
        <w:r w:rsidR="001745A7">
          <w:t xml:space="preserve">requested </w:t>
        </w:r>
      </w:ins>
      <w:r w:rsidR="00206880">
        <w:t xml:space="preserve">address </w:t>
      </w:r>
      <w:r w:rsidR="00FF28BD">
        <w:t xml:space="preserve">(0x4) </w:t>
      </w:r>
      <w:del w:id="1188" w:author="melan_000" w:date="2014-11-19T23:29:00Z">
        <w:r w:rsidR="00206880" w:rsidDel="001745A7">
          <w:delText xml:space="preserve">that it wants to read from </w:delText>
        </w:r>
      </w:del>
      <w:r w:rsidR="00206880">
        <w:t xml:space="preserve">onto the </w:t>
      </w:r>
      <w:r w:rsidR="00206880" w:rsidRPr="00FF28BD">
        <w:rPr>
          <w:b/>
        </w:rPr>
        <w:t>ARADDR</w:t>
      </w:r>
      <w:r w:rsidR="00206880">
        <w:t xml:space="preserve"> bus and asserts </w:t>
      </w:r>
      <w:r w:rsidR="00206880" w:rsidRPr="00B122C3">
        <w:rPr>
          <w:b/>
        </w:rPr>
        <w:t>ARVALID</w:t>
      </w:r>
    </w:p>
    <w:p w:rsidR="0015291C" w:rsidRDefault="00206880">
      <w:r>
        <w:t xml:space="preserve">The </w:t>
      </w:r>
      <w:r w:rsidR="00D74BAF">
        <w:t>Slave</w:t>
      </w:r>
      <w:r>
        <w:t xml:space="preserve"> then performs the following</w:t>
      </w:r>
      <w:ins w:id="1189" w:author="melan_000" w:date="2014-10-28T08:31:00Z">
        <w:r w:rsidR="00415FDC">
          <w:t xml:space="preserve">, where </w:t>
        </w:r>
      </w:ins>
      <w:del w:id="1190" w:author="melan_000" w:date="2014-10-28T08:31:00Z">
        <w:r w:rsidR="00EE460C" w:rsidDel="00415FDC">
          <w:delText xml:space="preserve"> (</w:delText>
        </w:r>
      </w:del>
      <w:r w:rsidR="00EE460C">
        <w:t>numbers refer to the labelled signals between the clock cycles 177 – 180</w:t>
      </w:r>
      <w:del w:id="1191" w:author="melan_000" w:date="2014-10-28T08:31:00Z">
        <w:r w:rsidR="00EE460C" w:rsidDel="00415FDC">
          <w:delText>)</w:delText>
        </w:r>
      </w:del>
      <w:r w:rsidR="00EE460C">
        <w:t>:</w:t>
      </w:r>
    </w:p>
    <w:p w:rsidR="0015291C" w:rsidRDefault="00415FDC">
      <w:pPr>
        <w:pStyle w:val="ListParagraph"/>
        <w:numPr>
          <w:ilvl w:val="0"/>
          <w:numId w:val="14"/>
        </w:numPr>
      </w:pPr>
      <w:ins w:id="1192" w:author="melan_000" w:date="2014-10-28T08:39:00Z">
        <w:r>
          <w:t xml:space="preserve">The </w:t>
        </w:r>
      </w:ins>
      <w:del w:id="1193" w:author="melan_000" w:date="2014-10-28T08:33:00Z">
        <w:r w:rsidR="00206880" w:rsidDel="00415FDC">
          <w:delText xml:space="preserve">The </w:delText>
        </w:r>
      </w:del>
      <w:r w:rsidR="00206880">
        <w:t xml:space="preserve">Slave asserts </w:t>
      </w:r>
      <w:r w:rsidR="00206880" w:rsidRPr="007B38BD">
        <w:rPr>
          <w:b/>
        </w:rPr>
        <w:t>ARREADY</w:t>
      </w:r>
      <w:r w:rsidR="00206880">
        <w:t xml:space="preserve"> to signal that the address </w:t>
      </w:r>
      <w:r w:rsidR="004002E2">
        <w:t>has</w:t>
      </w:r>
      <w:r w:rsidR="00206880">
        <w:t xml:space="preserve"> be</w:t>
      </w:r>
      <w:r w:rsidR="004002E2">
        <w:t>en</w:t>
      </w:r>
      <w:r w:rsidR="00206880">
        <w:t xml:space="preserve"> accepted by the </w:t>
      </w:r>
      <w:r w:rsidR="00D74BAF">
        <w:t>Slave</w:t>
      </w:r>
    </w:p>
    <w:p w:rsidR="00DC537A" w:rsidRDefault="00415FDC" w:rsidP="00DC537A">
      <w:pPr>
        <w:pStyle w:val="ListParagraph"/>
        <w:numPr>
          <w:ilvl w:val="0"/>
          <w:numId w:val="14"/>
        </w:numPr>
      </w:pPr>
      <w:ins w:id="1194" w:author="melan_000" w:date="2014-10-28T08:39:00Z">
        <w:r>
          <w:t xml:space="preserve">The </w:t>
        </w:r>
      </w:ins>
      <w:r w:rsidR="00206880">
        <w:t xml:space="preserve">Slave then sets </w:t>
      </w:r>
      <w:r w:rsidR="00206880" w:rsidRPr="00A23B8A">
        <w:rPr>
          <w:b/>
        </w:rPr>
        <w:t>RDATA</w:t>
      </w:r>
      <w:r w:rsidR="00206880">
        <w:t xml:space="preserve"> to reflect the appropriate data</w:t>
      </w:r>
      <w:r w:rsidR="00A23B8A">
        <w:t xml:space="preserve"> (0x0000000a)</w:t>
      </w:r>
      <w:r w:rsidR="00206880">
        <w:t xml:space="preserve">, and asserts </w:t>
      </w:r>
      <w:r w:rsidR="00206880" w:rsidRPr="00681F16">
        <w:rPr>
          <w:b/>
        </w:rPr>
        <w:t>RVALID</w:t>
      </w:r>
      <w:r w:rsidR="00206880">
        <w:t xml:space="preserve"> </w:t>
      </w:r>
      <w:ins w:id="1195" w:author="melan_000" w:date="2014-10-28T08:34:00Z">
        <w:r>
          <w:t xml:space="preserve">and de-asserts </w:t>
        </w:r>
      </w:ins>
      <w:del w:id="1196" w:author="melan_000" w:date="2014-10-28T08:34:00Z">
        <w:r w:rsidR="00206880" w:rsidDel="00415FDC">
          <w:delText xml:space="preserve">upon which </w:delText>
        </w:r>
      </w:del>
      <w:r w:rsidR="00206880" w:rsidRPr="00681F16">
        <w:rPr>
          <w:b/>
        </w:rPr>
        <w:t>ARREADY</w:t>
      </w:r>
      <w:del w:id="1197" w:author="melan_000" w:date="2014-10-28T08:34:00Z">
        <w:r w:rsidR="00681F16" w:rsidDel="00415FDC">
          <w:delText xml:space="preserve"> is de-asserted</w:delText>
        </w:r>
      </w:del>
      <w:r w:rsidR="00681F16">
        <w:t>. A</w:t>
      </w:r>
      <w:r w:rsidR="00206880">
        <w:t>t this point (</w:t>
      </w:r>
      <w:ins w:id="1198" w:author="melan_000" w:date="2014-10-28T08:33:00Z">
        <w:r>
          <w:t xml:space="preserve">the </w:t>
        </w:r>
      </w:ins>
      <w:r w:rsidR="00206880">
        <w:t>178</w:t>
      </w:r>
      <w:r w:rsidR="009F5B0B">
        <w:rPr>
          <w:vertAlign w:val="superscript"/>
        </w:rPr>
        <w:t>th</w:t>
      </w:r>
      <w:r w:rsidR="009F5B0B">
        <w:t xml:space="preserve"> </w:t>
      </w:r>
      <w:r w:rsidR="00206880">
        <w:t>c</w:t>
      </w:r>
      <w:r w:rsidR="009F5B0B">
        <w:t xml:space="preserve">lock </w:t>
      </w:r>
      <w:r w:rsidR="00206880">
        <w:t>c</w:t>
      </w:r>
      <w:r w:rsidR="009F5B0B">
        <w:t>ycle</w:t>
      </w:r>
      <w:r w:rsidR="00206880">
        <w:t xml:space="preserve">) the correct </w:t>
      </w:r>
      <w:del w:id="1199" w:author="melan_000" w:date="2014-10-28T08:40:00Z">
        <w:r w:rsidR="00206880" w:rsidDel="00415FDC">
          <w:delText xml:space="preserve">read </w:delText>
        </w:r>
      </w:del>
      <w:r w:rsidR="00206880">
        <w:t xml:space="preserve">data </w:t>
      </w:r>
      <w:del w:id="1200" w:author="melan_000" w:date="2014-10-28T08:35:00Z">
        <w:r w:rsidR="00206880" w:rsidDel="00415FDC">
          <w:delText xml:space="preserve">is </w:delText>
        </w:r>
      </w:del>
      <w:ins w:id="1201" w:author="melan_000" w:date="2014-10-28T08:35:00Z">
        <w:r>
          <w:t xml:space="preserve">has been </w:t>
        </w:r>
      </w:ins>
      <w:r w:rsidR="00206880">
        <w:t>placed onto the bus</w:t>
      </w:r>
      <w:ins w:id="1202" w:author="melan_000" w:date="2014-10-28T08:37:00Z">
        <w:r>
          <w:t xml:space="preserve"> and</w:t>
        </w:r>
      </w:ins>
      <w:del w:id="1203" w:author="melan_000" w:date="2014-10-28T08:37:00Z">
        <w:r w:rsidR="00206880" w:rsidDel="00415FDC">
          <w:delText>, where it</w:delText>
        </w:r>
      </w:del>
      <w:ins w:id="1204" w:author="melan_000" w:date="2014-10-28T08:37:00Z">
        <w:r>
          <w:t xml:space="preserve"> the Master</w:t>
        </w:r>
      </w:ins>
      <w:r w:rsidR="00206880">
        <w:t xml:space="preserve"> has </w:t>
      </w:r>
      <w:ins w:id="1205" w:author="melan_000" w:date="2014-10-28T08:36:00Z">
        <w:r>
          <w:t xml:space="preserve">just </w:t>
        </w:r>
      </w:ins>
      <w:r w:rsidR="00F11A4E">
        <w:t xml:space="preserve">one clock cycle to </w:t>
      </w:r>
      <w:del w:id="1206" w:author="melan_000" w:date="2014-10-28T08:38:00Z">
        <w:r w:rsidR="00F11A4E" w:rsidDel="00415FDC">
          <w:delText xml:space="preserve">be </w:delText>
        </w:r>
      </w:del>
      <w:r w:rsidR="00F11A4E">
        <w:t>read</w:t>
      </w:r>
      <w:ins w:id="1207" w:author="melan_000" w:date="2014-10-28T08:40:00Z">
        <w:r>
          <w:t xml:space="preserve"> it</w:t>
        </w:r>
      </w:ins>
      <w:ins w:id="1208" w:author="melan_000" w:date="2014-10-28T08:38:00Z">
        <w:r>
          <w:t xml:space="preserve"> before</w:t>
        </w:r>
      </w:ins>
      <w:del w:id="1209" w:author="melan_000" w:date="2014-10-28T08:38:00Z">
        <w:r w:rsidR="00F11A4E" w:rsidDel="00415FDC">
          <w:delText xml:space="preserve"> by the Master</w:delText>
        </w:r>
      </w:del>
      <w:del w:id="1210" w:author="melan_000" w:date="2014-10-28T08:35:00Z">
        <w:r w:rsidR="00F11A4E" w:rsidDel="00415FDC">
          <w:delText>,</w:delText>
        </w:r>
      </w:del>
      <w:del w:id="1211" w:author="melan_000" w:date="2014-10-28T08:38:00Z">
        <w:r w:rsidR="00F11A4E" w:rsidDel="00415FDC">
          <w:delText xml:space="preserve"> </w:delText>
        </w:r>
      </w:del>
      <w:del w:id="1212" w:author="melan_000" w:date="2014-10-28T08:35:00Z">
        <w:r w:rsidR="00F11A4E" w:rsidDel="00415FDC">
          <w:delText xml:space="preserve">after </w:delText>
        </w:r>
      </w:del>
      <w:del w:id="1213" w:author="melan_000" w:date="2014-10-28T08:38:00Z">
        <w:r w:rsidR="00F11A4E" w:rsidDel="00415FDC">
          <w:delText>which</w:delText>
        </w:r>
      </w:del>
      <w:r w:rsidR="00F11A4E">
        <w:t xml:space="preserve"> </w:t>
      </w:r>
      <w:r w:rsidR="00F11A4E">
        <w:rPr>
          <w:b/>
        </w:rPr>
        <w:t>RVALID</w:t>
      </w:r>
      <w:r w:rsidR="00F11A4E">
        <w:t xml:space="preserve"> </w:t>
      </w:r>
      <w:del w:id="1214" w:author="melan_000" w:date="2014-10-28T08:38:00Z">
        <w:r w:rsidR="00F11A4E" w:rsidDel="00415FDC">
          <w:delText>will be</w:delText>
        </w:r>
      </w:del>
      <w:ins w:id="1215" w:author="melan_000" w:date="2014-10-28T08:38:00Z">
        <w:r>
          <w:t>is</w:t>
        </w:r>
      </w:ins>
      <w:r w:rsidR="00F11A4E">
        <w:t xml:space="preserve"> </w:t>
      </w:r>
      <w:r w:rsidR="007E3518">
        <w:t>de-asserted</w:t>
      </w:r>
      <w:r w:rsidR="00F11A4E">
        <w:t>.</w:t>
      </w:r>
      <w:r w:rsidR="00365D2B">
        <w:t xml:space="preserve"> </w:t>
      </w:r>
    </w:p>
    <w:p w:rsidR="00DC537A" w:rsidRDefault="00BC6F42" w:rsidP="00BC6F42">
      <w:pPr>
        <w:pStyle w:val="ListParagraph"/>
        <w:tabs>
          <w:tab w:val="left" w:pos="5931"/>
          <w:tab w:val="left" w:pos="9153"/>
        </w:tabs>
        <w:ind w:left="709"/>
      </w:pPr>
      <w:r>
        <w:tab/>
      </w:r>
      <w:r>
        <w:tab/>
      </w:r>
    </w:p>
    <w:p w:rsidR="0015291C" w:rsidRPr="00365D2B" w:rsidRDefault="00365D2B" w:rsidP="00DC537A">
      <w:pPr>
        <w:pStyle w:val="ListParagraph"/>
        <w:ind w:left="709"/>
        <w:sectPr w:rsidR="0015291C" w:rsidRPr="00365D2B" w:rsidSect="00FF28BD">
          <w:pgSz w:w="16838" w:h="11906" w:orient="landscape"/>
          <w:pgMar w:top="1135" w:right="1440" w:bottom="1276" w:left="1440" w:header="708" w:footer="708" w:gutter="0"/>
          <w:cols w:space="720"/>
        </w:sectPr>
      </w:pPr>
      <w:r>
        <w:t xml:space="preserve">Since the Master (AXI Interconnect) and the Slave </w:t>
      </w:r>
      <w:r w:rsidR="00EE565C">
        <w:t xml:space="preserve">are clocked </w:t>
      </w:r>
      <w:r w:rsidR="00BC6F42">
        <w:t>at the same rate</w:t>
      </w:r>
      <w:r w:rsidR="006C2A44">
        <w:t xml:space="preserve"> </w:t>
      </w:r>
      <w:r w:rsidR="00175451">
        <w:t xml:space="preserve">(FCLK_CLK0) </w:t>
      </w:r>
      <w:r>
        <w:t xml:space="preserve">the </w:t>
      </w:r>
      <w:r w:rsidRPr="00DC537A">
        <w:rPr>
          <w:b/>
        </w:rPr>
        <w:t xml:space="preserve">RVALID </w:t>
      </w:r>
      <w:r>
        <w:t xml:space="preserve">signal can be viewed as a latch signal </w:t>
      </w:r>
      <w:r w:rsidR="00862D7A">
        <w:t xml:space="preserve">for </w:t>
      </w:r>
      <w:r w:rsidR="005F5D83">
        <w:t>the AXI</w:t>
      </w:r>
      <w:r w:rsidR="00862D7A">
        <w:t xml:space="preserve"> Interconnect to store this data into its own internal register and </w:t>
      </w:r>
      <w:r w:rsidR="00F53F0E">
        <w:t xml:space="preserve">later </w:t>
      </w:r>
      <w:r w:rsidR="00862D7A">
        <w:t xml:space="preserve">forward it to the </w:t>
      </w:r>
      <w:ins w:id="1216" w:author="melan_000" w:date="2014-10-28T08:42:00Z">
        <w:r w:rsidR="00BF3152">
          <w:t xml:space="preserve">up-stream </w:t>
        </w:r>
      </w:ins>
      <w:del w:id="1217" w:author="melan_000" w:date="2014-10-28T08:42:00Z">
        <w:r w:rsidR="00862D7A" w:rsidDel="00BF3152">
          <w:delText xml:space="preserve">real </w:delText>
        </w:r>
      </w:del>
      <w:r w:rsidR="00862D7A">
        <w:t>Master</w:t>
      </w:r>
      <w:ins w:id="1218" w:author="melan_000" w:date="2014-10-28T08:42:00Z">
        <w:r w:rsidR="00BF3152">
          <w:t>,</w:t>
        </w:r>
      </w:ins>
      <w:r w:rsidR="00862D7A">
        <w:t xml:space="preserve"> </w:t>
      </w:r>
      <w:del w:id="1219" w:author="melan_000" w:date="2014-10-28T08:42:00Z">
        <w:r w:rsidR="00862D7A" w:rsidDel="00BF3152">
          <w:delText>(</w:delText>
        </w:r>
      </w:del>
      <w:r w:rsidR="00862D7A">
        <w:t xml:space="preserve">the </w:t>
      </w:r>
      <w:proofErr w:type="spellStart"/>
      <w:r w:rsidR="00862D7A">
        <w:t>Zynq</w:t>
      </w:r>
      <w:proofErr w:type="spellEnd"/>
      <w:r w:rsidR="00862D7A">
        <w:t xml:space="preserve"> Processor</w:t>
      </w:r>
      <w:del w:id="1220" w:author="melan_000" w:date="2014-10-28T08:42:00Z">
        <w:r w:rsidR="00862D7A" w:rsidDel="00BF3152">
          <w:delText>)</w:delText>
        </w:r>
      </w:del>
      <w:r w:rsidR="00862D7A">
        <w:t>.</w:t>
      </w:r>
    </w:p>
    <w:p w:rsidR="0015291C" w:rsidRDefault="00A37305">
      <w:pPr>
        <w:pStyle w:val="Heading2"/>
      </w:pPr>
      <w:bookmarkStart w:id="1221" w:name="_Ref404110688"/>
      <w:bookmarkStart w:id="1222" w:name="_Toc404211008"/>
      <w:ins w:id="1223" w:author="melan_000" w:date="2014-11-18T21:43:00Z">
        <w:r>
          <w:lastRenderedPageBreak/>
          <w:t>Cust</w:t>
        </w:r>
      </w:ins>
      <w:del w:id="1224" w:author="melan_000" w:date="2014-11-18T21:26:00Z">
        <w:r w:rsidR="0098090E" w:rsidDel="00411C9F">
          <w:delText>4</w:delText>
        </w:r>
        <w:r w:rsidR="00206880" w:rsidDel="00411C9F">
          <w:delText xml:space="preserve">.b </w:delText>
        </w:r>
      </w:del>
      <w:del w:id="1225" w:author="melan_000" w:date="2014-11-18T21:43:00Z">
        <w:r w:rsidR="00206880" w:rsidDel="00A37305">
          <w:delText>Cust</w:delText>
        </w:r>
      </w:del>
      <w:r w:rsidR="00206880">
        <w:t xml:space="preserve">omising the </w:t>
      </w:r>
      <w:r w:rsidR="00185788">
        <w:t>C</w:t>
      </w:r>
      <w:r w:rsidR="00206880">
        <w:t>ustom IP</w:t>
      </w:r>
      <w:bookmarkEnd w:id="1221"/>
      <w:bookmarkEnd w:id="1222"/>
    </w:p>
    <w:p w:rsidR="00BC6F42" w:rsidRDefault="00206880">
      <w:r>
        <w:t xml:space="preserve">Based on the tutorial on the AXI protocol </w:t>
      </w:r>
      <w:r w:rsidR="00AE330D">
        <w:t>in the previous subsection,</w:t>
      </w:r>
      <w:r>
        <w:t xml:space="preserve"> it should be clear that </w:t>
      </w:r>
      <w:ins w:id="1226" w:author="melan_000" w:date="2014-10-28T08:43:00Z">
        <w:r w:rsidR="00DF07D3">
          <w:t xml:space="preserve">AXI </w:t>
        </w:r>
      </w:ins>
      <w:del w:id="1227" w:author="melan_000" w:date="2014-10-28T08:43:00Z">
        <w:r w:rsidDel="00DF07D3">
          <w:delText xml:space="preserve">these </w:delText>
        </w:r>
      </w:del>
      <w:r>
        <w:t xml:space="preserve">signals can </w:t>
      </w:r>
      <w:ins w:id="1228" w:author="melan_000" w:date="2014-10-28T09:00:00Z">
        <w:r w:rsidR="00850F07">
          <w:t xml:space="preserve">be </w:t>
        </w:r>
      </w:ins>
      <w:r>
        <w:t xml:space="preserve">used by the </w:t>
      </w:r>
      <w:r w:rsidR="00BC0179">
        <w:t>hardware designer</w:t>
      </w:r>
      <w:r>
        <w:t xml:space="preserve"> to determine whether or not a read</w:t>
      </w:r>
      <w:ins w:id="1229" w:author="melan_000" w:date="2014-10-28T08:45:00Z">
        <w:r w:rsidR="00DF07D3">
          <w:t xml:space="preserve"> or </w:t>
        </w:r>
      </w:ins>
      <w:del w:id="1230" w:author="melan_000" w:date="2014-10-28T08:45:00Z">
        <w:r w:rsidDel="00DF07D3">
          <w:delText>/</w:delText>
        </w:r>
      </w:del>
      <w:r>
        <w:t xml:space="preserve">write has been </w:t>
      </w:r>
      <w:ins w:id="1231" w:author="melan_000" w:date="2014-10-28T08:44:00Z">
        <w:r w:rsidR="00DF07D3">
          <w:t>requested</w:t>
        </w:r>
      </w:ins>
      <w:del w:id="1232" w:author="melan_000" w:date="2014-10-28T08:44:00Z">
        <w:r w:rsidDel="00DF07D3">
          <w:delText>placed</w:delText>
        </w:r>
      </w:del>
      <w:r>
        <w:t xml:space="preserve"> by the </w:t>
      </w:r>
      <w:r w:rsidR="000B5DE5">
        <w:t>Master</w:t>
      </w:r>
      <w:ins w:id="1233" w:author="melan_000" w:date="2014-10-28T08:44:00Z">
        <w:r w:rsidR="00DF07D3">
          <w:t>.</w:t>
        </w:r>
      </w:ins>
      <w:r>
        <w:t xml:space="preserve"> </w:t>
      </w:r>
      <w:ins w:id="1234" w:author="melan_000" w:date="2014-10-28T08:55:00Z">
        <w:r w:rsidR="00850F07">
          <w:t xml:space="preserve">It should be noted that the response to the request is entirely up to the Slave and may include side </w:t>
        </w:r>
      </w:ins>
      <w:ins w:id="1235" w:author="melan_000" w:date="2014-10-28T08:56:00Z">
        <w:r w:rsidR="00850F07">
          <w:t>effects</w:t>
        </w:r>
      </w:ins>
      <w:ins w:id="1236" w:author="melan_000" w:date="2014-10-28T08:55:00Z">
        <w:r w:rsidR="00850F07">
          <w:t>.</w:t>
        </w:r>
      </w:ins>
      <w:ins w:id="1237" w:author="melan_000" w:date="2014-10-28T08:56:00Z">
        <w:r w:rsidR="00850F07">
          <w:t xml:space="preserve"> For example, a write to a specific </w:t>
        </w:r>
      </w:ins>
      <w:ins w:id="1238" w:author="melan_000" w:date="2014-10-28T09:00:00Z">
        <w:r w:rsidR="00227258">
          <w:t>S</w:t>
        </w:r>
        <w:r w:rsidR="00850F07">
          <w:t xml:space="preserve">lave </w:t>
        </w:r>
      </w:ins>
      <w:ins w:id="1239" w:author="melan_000" w:date="2014-10-28T08:56:00Z">
        <w:r w:rsidR="00850F07">
          <w:t>address may push data onto the tail of a FIFO</w:t>
        </w:r>
      </w:ins>
      <w:ins w:id="1240" w:author="melan_000" w:date="2014-10-28T08:57:00Z">
        <w:r w:rsidR="00850F07">
          <w:t>,</w:t>
        </w:r>
      </w:ins>
      <w:ins w:id="1241" w:author="melan_000" w:date="2014-10-28T08:56:00Z">
        <w:r w:rsidR="00850F07">
          <w:t xml:space="preserve"> while a read</w:t>
        </w:r>
      </w:ins>
      <w:ins w:id="1242" w:author="melan_000" w:date="2014-10-28T08:57:00Z">
        <w:r w:rsidR="00850F07">
          <w:t xml:space="preserve"> </w:t>
        </w:r>
      </w:ins>
      <w:ins w:id="1243" w:author="melan_000" w:date="2014-10-28T09:01:00Z">
        <w:r w:rsidR="00850F07">
          <w:t xml:space="preserve">operation </w:t>
        </w:r>
      </w:ins>
      <w:ins w:id="1244" w:author="melan_000" w:date="2014-10-28T08:57:00Z">
        <w:r w:rsidR="00850F07">
          <w:t xml:space="preserve">from the same address might pop data </w:t>
        </w:r>
      </w:ins>
      <w:ins w:id="1245" w:author="melan_000" w:date="2014-10-28T08:56:00Z">
        <w:r w:rsidR="00850F07">
          <w:t>from the</w:t>
        </w:r>
      </w:ins>
      <w:ins w:id="1246" w:author="melan_000" w:date="2014-10-28T08:57:00Z">
        <w:r w:rsidR="008F1962">
          <w:t xml:space="preserve"> head</w:t>
        </w:r>
        <w:r w:rsidR="00850F07">
          <w:t xml:space="preserve"> of this FIFO</w:t>
        </w:r>
      </w:ins>
      <w:del w:id="1247" w:author="melan_000" w:date="2014-10-28T08:57:00Z">
        <w:r w:rsidDel="00850F07">
          <w:delText>and to determine if certain actions</w:delText>
        </w:r>
      </w:del>
      <w:del w:id="1248" w:author="melan_000" w:date="2014-10-28T08:43:00Z">
        <w:r w:rsidDel="00DF07D3">
          <w:delText xml:space="preserve"> on</w:delText>
        </w:r>
      </w:del>
      <w:del w:id="1249" w:author="melan_000" w:date="2014-10-28T08:57:00Z">
        <w:r w:rsidDel="00850F07">
          <w:delText xml:space="preserve"> the </w:delText>
        </w:r>
        <w:r w:rsidR="00D74BAF" w:rsidDel="00850F07">
          <w:delText>S</w:delText>
        </w:r>
        <w:r w:rsidDel="00850F07">
          <w:delText>lave</w:delText>
        </w:r>
      </w:del>
      <w:del w:id="1250" w:author="melan_000" w:date="2014-10-28T08:43:00Z">
        <w:r w:rsidR="00D74BAF" w:rsidDel="00DF07D3">
          <w:delText>’</w:delText>
        </w:r>
        <w:r w:rsidDel="00DF07D3">
          <w:delText>s end should be undertaken</w:delText>
        </w:r>
      </w:del>
      <w:r>
        <w:t xml:space="preserve">. </w:t>
      </w:r>
      <w:ins w:id="1251" w:author="melan_000" w:date="2014-10-28T08:58:00Z">
        <w:r w:rsidR="00850F07">
          <w:t xml:space="preserve">Alternatively, a </w:t>
        </w:r>
      </w:ins>
      <w:ins w:id="1252" w:author="melan_000" w:date="2014-11-19T23:31:00Z">
        <w:r w:rsidR="008F1962">
          <w:t xml:space="preserve">register </w:t>
        </w:r>
      </w:ins>
      <w:ins w:id="1253" w:author="melan_000" w:date="2014-10-28T08:58:00Z">
        <w:r w:rsidR="00850F07">
          <w:t>m</w:t>
        </w:r>
      </w:ins>
      <w:ins w:id="1254" w:author="melan_000" w:date="2014-11-19T23:31:00Z">
        <w:r w:rsidR="008F1962">
          <w:t>ay</w:t>
        </w:r>
      </w:ins>
      <w:ins w:id="1255" w:author="melan_000" w:date="2014-10-28T08:58:00Z">
        <w:r w:rsidR="00850F07">
          <w:t xml:space="preserve"> be aliased by an alternate address which </w:t>
        </w:r>
      </w:ins>
      <w:ins w:id="1256" w:author="melan_000" w:date="2014-11-19T23:31:00Z">
        <w:r w:rsidR="008F1962">
          <w:t xml:space="preserve">could be configured to </w:t>
        </w:r>
      </w:ins>
      <w:ins w:id="1257" w:author="melan_000" w:date="2014-10-28T08:59:00Z">
        <w:r w:rsidR="008F1962">
          <w:t>respond</w:t>
        </w:r>
        <w:r w:rsidR="00850F07">
          <w:t xml:space="preserve"> with</w:t>
        </w:r>
      </w:ins>
      <w:ins w:id="1258" w:author="melan_000" w:date="2014-10-28T08:58:00Z">
        <w:r w:rsidR="00850F07">
          <w:t xml:space="preserve"> a logical NOT of the </w:t>
        </w:r>
      </w:ins>
      <w:ins w:id="1259" w:author="melan_000" w:date="2014-10-28T09:04:00Z">
        <w:r w:rsidR="00850F07">
          <w:t xml:space="preserve">underlying </w:t>
        </w:r>
      </w:ins>
      <w:ins w:id="1260" w:author="melan_000" w:date="2014-10-28T08:58:00Z">
        <w:r w:rsidR="00850F07">
          <w:t>data</w:t>
        </w:r>
      </w:ins>
      <w:del w:id="1261" w:author="melan_000" w:date="2014-11-19T23:32:00Z">
        <w:r w:rsidDel="00A8582A">
          <w:delText xml:space="preserve">There are a number of ways </w:delText>
        </w:r>
        <w:r w:rsidR="00BC6F42" w:rsidDel="00A8582A">
          <w:delText>in</w:delText>
        </w:r>
        <w:r w:rsidDel="00A8582A">
          <w:delText xml:space="preserve"> which th</w:delText>
        </w:r>
      </w:del>
      <w:del w:id="1262" w:author="melan_000" w:date="2014-10-28T09:02:00Z">
        <w:r w:rsidDel="00850F07">
          <w:delText>is</w:delText>
        </w:r>
      </w:del>
      <w:del w:id="1263" w:author="melan_000" w:date="2014-11-19T23:32:00Z">
        <w:r w:rsidDel="00A8582A">
          <w:delText xml:space="preserve"> effect can be achieved, and we will introduce these </w:delText>
        </w:r>
        <w:r w:rsidR="00BC6F42" w:rsidDel="00A8582A">
          <w:delText>via a sequence of s</w:delText>
        </w:r>
        <w:r w:rsidR="00731C96" w:rsidDel="00A8582A">
          <w:delText>imple projects</w:delText>
        </w:r>
      </w:del>
      <w:del w:id="1264" w:author="melan_000" w:date="2014-10-28T09:05:00Z">
        <w:r w:rsidR="00731C96" w:rsidDel="007229E1">
          <w:delText xml:space="preserve"> </w:delText>
        </w:r>
      </w:del>
      <w:del w:id="1265" w:author="melan_000" w:date="2014-10-28T09:04:00Z">
        <w:r w:rsidR="00731C96" w:rsidDel="007229E1">
          <w:delText xml:space="preserve">in </w:delText>
        </w:r>
      </w:del>
      <w:del w:id="1266" w:author="melan_000" w:date="2014-10-28T09:05:00Z">
        <w:r w:rsidR="00731C96" w:rsidDel="007229E1">
          <w:delText>described in</w:delText>
        </w:r>
      </w:del>
      <w:del w:id="1267" w:author="melan_000" w:date="2014-11-19T23:32:00Z">
        <w:r w:rsidR="00731C96" w:rsidDel="00A8582A">
          <w:delText xml:space="preserve"> S</w:delText>
        </w:r>
        <w:r w:rsidR="00BC6F42" w:rsidDel="00A8582A">
          <w:delText xml:space="preserve">ection </w:delText>
        </w:r>
      </w:del>
      <w:del w:id="1268" w:author="melan_000" w:date="2014-11-18T21:47:00Z">
        <w:r w:rsidR="00BC6F42" w:rsidDel="00F944BF">
          <w:delText>6</w:delText>
        </w:r>
      </w:del>
      <w:del w:id="1269" w:author="melan_000" w:date="2014-11-19T23:32:00Z">
        <w:r w:rsidR="00BC6F42" w:rsidDel="00A8582A">
          <w:delText xml:space="preserve"> of this </w:delText>
        </w:r>
      </w:del>
      <w:del w:id="1270" w:author="melan_000" w:date="2014-10-28T09:02:00Z">
        <w:r w:rsidR="00BC6F42" w:rsidDel="00850F07">
          <w:delText>report</w:delText>
        </w:r>
      </w:del>
      <w:del w:id="1271" w:author="melan_000" w:date="2014-11-19T23:32:00Z">
        <w:r w:rsidR="00BC6F42" w:rsidDel="00A8582A">
          <w:delText>.</w:delText>
        </w:r>
      </w:del>
      <w:ins w:id="1272" w:author="melan_000" w:date="2014-11-19T23:32:00Z">
        <w:r w:rsidR="00A8582A">
          <w:t>.</w:t>
        </w:r>
      </w:ins>
    </w:p>
    <w:p w:rsidR="0015291C" w:rsidRDefault="00206880">
      <w:del w:id="1273" w:author="melan_000" w:date="2014-10-28T09:08:00Z">
        <w:r w:rsidDel="00C244A5">
          <w:delText xml:space="preserve">Before we begin there are some general modifications </w:delText>
        </w:r>
        <w:r w:rsidR="003507C6" w:rsidDel="00C244A5">
          <w:delText>that</w:delText>
        </w:r>
        <w:r w:rsidDel="00C244A5">
          <w:delText xml:space="preserve"> will greatly speed up the design process</w:delText>
        </w:r>
        <w:r w:rsidR="003507C6" w:rsidDel="00C244A5">
          <w:delText>.</w:delText>
        </w:r>
        <w:r w:rsidDel="00C244A5">
          <w:delText xml:space="preserve"> </w:delText>
        </w:r>
        <w:r w:rsidR="003507C6" w:rsidDel="00C244A5">
          <w:delText>T</w:delText>
        </w:r>
        <w:r w:rsidDel="00C244A5">
          <w:delText xml:space="preserve">hey are as listed in the following </w:delText>
        </w:r>
        <w:r w:rsidR="00DE0205" w:rsidDel="00C244A5">
          <w:delText>sections</w:delText>
        </w:r>
      </w:del>
      <w:del w:id="1274" w:author="melan_000" w:date="2014-10-28T09:03:00Z">
        <w:r w:rsidR="00DE0205" w:rsidDel="00850F07">
          <w:delText>;</w:delText>
        </w:r>
      </w:del>
      <w:r w:rsidR="00DE0205">
        <w:t xml:space="preserve"> </w:t>
      </w:r>
      <w:ins w:id="1275" w:author="melan_000" w:date="2014-10-28T09:08:00Z">
        <w:r w:rsidR="00A903FA">
          <w:t xml:space="preserve">There are </w:t>
        </w:r>
      </w:ins>
      <w:del w:id="1276" w:author="melan_000" w:date="2014-10-28T09:03:00Z">
        <w:r w:rsidR="00DE0205" w:rsidDel="00850F07">
          <w:delText xml:space="preserve">there </w:delText>
        </w:r>
      </w:del>
      <w:del w:id="1277" w:author="melan_000" w:date="2014-10-28T09:08:00Z">
        <w:r w:rsidR="00DE0205" w:rsidDel="00C244A5">
          <w:delText>a</w:delText>
        </w:r>
      </w:del>
      <w:del w:id="1278" w:author="melan_000" w:date="2014-10-28T09:09:00Z">
        <w:r w:rsidR="00DE0205" w:rsidDel="00A903FA">
          <w:delText xml:space="preserve">re also </w:delText>
        </w:r>
      </w:del>
      <w:r>
        <w:t xml:space="preserve">a </w:t>
      </w:r>
      <w:r w:rsidR="00DE0205">
        <w:t>few</w:t>
      </w:r>
      <w:del w:id="1279" w:author="melan_000" w:date="2014-10-28T09:09:00Z">
        <w:r w:rsidR="00DE0205" w:rsidDel="00A903FA">
          <w:delText xml:space="preserve"> </w:delText>
        </w:r>
        <w:r w:rsidDel="00A903FA">
          <w:delText>of</w:delText>
        </w:r>
      </w:del>
      <w:r>
        <w:t xml:space="preserve"> files and naming conventions to take note of before </w:t>
      </w:r>
      <w:ins w:id="1280" w:author="melan_000" w:date="2014-10-28T17:54:00Z">
        <w:r w:rsidR="000E171E">
          <w:t xml:space="preserve">we </w:t>
        </w:r>
      </w:ins>
      <w:del w:id="1281" w:author="melan_000" w:date="2014-10-28T09:09:00Z">
        <w:r w:rsidDel="00A903FA">
          <w:delText>starting</w:delText>
        </w:r>
      </w:del>
      <w:ins w:id="1282" w:author="melan_000" w:date="2014-10-28T09:09:00Z">
        <w:r w:rsidR="00A903FA">
          <w:t>begin</w:t>
        </w:r>
      </w:ins>
      <w:ins w:id="1283" w:author="melan_000" w:date="2014-11-19T23:32:00Z">
        <w:r w:rsidR="00A8582A">
          <w:t xml:space="preserve"> to modify the IP</w:t>
        </w:r>
      </w:ins>
      <w:r>
        <w:t>:</w:t>
      </w:r>
    </w:p>
    <w:p w:rsidR="0015291C" w:rsidRPr="007E6EB5" w:rsidRDefault="00206880">
      <w:pPr>
        <w:pStyle w:val="ListParagraph"/>
        <w:numPr>
          <w:ilvl w:val="0"/>
          <w:numId w:val="18"/>
        </w:numPr>
      </w:pPr>
      <w:proofErr w:type="spellStart"/>
      <w:r>
        <w:rPr>
          <w:b/>
        </w:rPr>
        <w:t>Slave_</w:t>
      </w:r>
      <w:r w:rsidRPr="00B122C3">
        <w:rPr>
          <w:b/>
        </w:rPr>
        <w:t>AXI</w:t>
      </w:r>
      <w:proofErr w:type="spellEnd"/>
      <w:r>
        <w:t xml:space="preserve"> (lab0_ip_v1_0</w:t>
      </w:r>
      <w:r w:rsidRPr="00B122C3">
        <w:t>_S00_AXI.vhd</w:t>
      </w:r>
      <w:r>
        <w:t xml:space="preserve">) – </w:t>
      </w:r>
      <w:ins w:id="1284" w:author="melan_000" w:date="2014-10-28T09:09:00Z">
        <w:r w:rsidR="00A903FA">
          <w:t xml:space="preserve">a </w:t>
        </w:r>
      </w:ins>
      <w:r>
        <w:t xml:space="preserve">generated file which implements the AXI-LITE handshaking process and stores all writes </w:t>
      </w:r>
      <w:del w:id="1285" w:author="melan_000" w:date="2014-10-28T17:54:00Z">
        <w:r w:rsidDel="000E171E">
          <w:delText>in</w:delText>
        </w:r>
      </w:del>
      <w:r>
        <w:t xml:space="preserve">to </w:t>
      </w:r>
      <w:ins w:id="1286" w:author="melan_000" w:date="2014-10-28T17:54:00Z">
        <w:r w:rsidR="000E171E">
          <w:t xml:space="preserve">local </w:t>
        </w:r>
      </w:ins>
      <w:r>
        <w:t>registers</w:t>
      </w:r>
      <w:ins w:id="1287" w:author="melan_000" w:date="2014-10-28T09:10:00Z">
        <w:r w:rsidR="00A903FA">
          <w:t>. The</w:t>
        </w:r>
      </w:ins>
      <w:ins w:id="1288" w:author="melan_000" w:date="2014-11-19T23:33:00Z">
        <w:r w:rsidR="00A8582A">
          <w:t>se</w:t>
        </w:r>
      </w:ins>
      <w:del w:id="1289" w:author="melan_000" w:date="2014-10-28T09:10:00Z">
        <w:r w:rsidDel="00A903FA">
          <w:delText>, and uses those</w:delText>
        </w:r>
      </w:del>
      <w:r>
        <w:t xml:space="preserve"> same registers</w:t>
      </w:r>
      <w:ins w:id="1290" w:author="melan_000" w:date="2014-11-19T23:32:00Z">
        <w:r w:rsidR="00A8582A">
          <w:t xml:space="preserve"> are currently configured to</w:t>
        </w:r>
      </w:ins>
      <w:del w:id="1291" w:author="melan_000" w:date="2014-11-19T23:33:00Z">
        <w:r w:rsidDel="00A8582A">
          <w:delText xml:space="preserve"> </w:delText>
        </w:r>
      </w:del>
      <w:ins w:id="1292" w:author="melan_000" w:date="2014-10-28T09:10:00Z">
        <w:r w:rsidR="00A903FA">
          <w:t xml:space="preserve"> </w:t>
        </w:r>
      </w:ins>
      <w:ins w:id="1293" w:author="melan_000" w:date="2014-11-19T23:33:00Z">
        <w:r w:rsidR="00A8582A">
          <w:t xml:space="preserve">also </w:t>
        </w:r>
      </w:ins>
      <w:ins w:id="1294" w:author="melan_000" w:date="2014-10-28T09:10:00Z">
        <w:r w:rsidR="00A903FA">
          <w:t xml:space="preserve">be used for read </w:t>
        </w:r>
      </w:ins>
      <w:del w:id="1295" w:author="melan_000" w:date="2014-10-28T09:10:00Z">
        <w:r w:rsidDel="00A903FA">
          <w:delText xml:space="preserve">as read </w:delText>
        </w:r>
      </w:del>
      <w:del w:id="1296" w:author="Shivam Garg" w:date="2014-11-26T00:34:00Z">
        <w:r w:rsidDel="00415AAA">
          <w:delText>r</w:delText>
        </w:r>
      </w:del>
      <w:ins w:id="1297" w:author="melan_000" w:date="2014-10-28T09:10:00Z">
        <w:del w:id="1298" w:author="Shivam Garg" w:date="2014-11-26T00:34:00Z">
          <w:r w:rsidR="00A903FA" w:rsidDel="00415AAA">
            <w:delText>r</w:delText>
          </w:r>
        </w:del>
      </w:ins>
      <w:del w:id="1299" w:author="Shivam Garg" w:date="2014-11-26T00:34:00Z">
        <w:r w:rsidDel="00415AAA">
          <w:delText xml:space="preserve">esponse </w:delText>
        </w:r>
      </w:del>
      <w:r>
        <w:t>values.</w:t>
      </w:r>
    </w:p>
    <w:p w:rsidR="0015291C" w:rsidRDefault="00206880">
      <w:pPr>
        <w:pStyle w:val="ListParagraph"/>
        <w:numPr>
          <w:ilvl w:val="0"/>
          <w:numId w:val="18"/>
        </w:numPr>
      </w:pPr>
      <w:r w:rsidRPr="00B122C3">
        <w:rPr>
          <w:b/>
        </w:rPr>
        <w:t>Toplevel</w:t>
      </w:r>
      <w:r>
        <w:t xml:space="preserve"> (lab0_ip_v1_0.vhd) - refers to the VHDL file </w:t>
      </w:r>
      <w:r w:rsidR="00D05F8E">
        <w:t>that</w:t>
      </w:r>
      <w:r>
        <w:t xml:space="preserve"> encapsulates the </w:t>
      </w:r>
      <w:proofErr w:type="spellStart"/>
      <w:ins w:id="1300" w:author="melan_000" w:date="2014-10-28T20:54:00Z">
        <w:r w:rsidR="008808EE">
          <w:t>Slave_AXI</w:t>
        </w:r>
      </w:ins>
      <w:proofErr w:type="spellEnd"/>
      <w:del w:id="1301" w:author="melan_000" w:date="2014-10-28T20:54:00Z">
        <w:r w:rsidDel="008808EE">
          <w:delText>AXI</w:delText>
        </w:r>
      </w:del>
      <w:r>
        <w:t xml:space="preserve"> </w:t>
      </w:r>
      <w:del w:id="1302" w:author="melan_000" w:date="2014-10-28T20:54:00Z">
        <w:r w:rsidDel="008808EE">
          <w:delText xml:space="preserve">implementation </w:delText>
        </w:r>
      </w:del>
      <w:r>
        <w:t>file described above</w:t>
      </w:r>
      <w:r w:rsidR="00D05F8E">
        <w:t>. Y</w:t>
      </w:r>
      <w:r>
        <w:t xml:space="preserve">ou’ll notice that </w:t>
      </w:r>
      <w:ins w:id="1303" w:author="melan_000" w:date="2014-10-28T17:55:00Z">
        <w:r w:rsidR="000E171E">
          <w:t xml:space="preserve">it </w:t>
        </w:r>
      </w:ins>
      <w:r>
        <w:t>is largely empty</w:t>
      </w:r>
      <w:ins w:id="1304" w:author="melan_000" w:date="2014-10-28T17:56:00Z">
        <w:r w:rsidR="000E171E">
          <w:t>. This</w:t>
        </w:r>
      </w:ins>
      <w:del w:id="1305" w:author="melan_000" w:date="2014-10-28T17:56:00Z">
        <w:r w:rsidDel="000E171E">
          <w:delText xml:space="preserve">, and </w:delText>
        </w:r>
        <w:r w:rsidR="00D05F8E" w:rsidDel="000E171E">
          <w:delText>it</w:delText>
        </w:r>
      </w:del>
      <w:r w:rsidR="00D05F8E">
        <w:t xml:space="preserve"> </w:t>
      </w:r>
      <w:r>
        <w:t>is where we will be focussing our implementation efforts. When coding your own designs</w:t>
      </w:r>
      <w:ins w:id="1306" w:author="melan_000" w:date="2014-10-28T17:57:00Z">
        <w:r w:rsidR="000E171E">
          <w:t>,</w:t>
        </w:r>
      </w:ins>
      <w:r>
        <w:t xml:space="preserve"> it is recommended that you use this file </w:t>
      </w:r>
      <w:ins w:id="1307" w:author="melan_000" w:date="2014-10-28T17:59:00Z">
        <w:r w:rsidR="000E171E">
          <w:t xml:space="preserve">only </w:t>
        </w:r>
      </w:ins>
      <w:r>
        <w:t xml:space="preserve">as a connection point </w:t>
      </w:r>
      <w:ins w:id="1308" w:author="melan_000" w:date="2014-10-28T17:57:00Z">
        <w:r w:rsidR="000E171E">
          <w:t xml:space="preserve">between </w:t>
        </w:r>
      </w:ins>
      <w:del w:id="1309" w:author="melan_000" w:date="2014-10-28T17:58:00Z">
        <w:r w:rsidDel="000E171E">
          <w:delText xml:space="preserve">for </w:delText>
        </w:r>
      </w:del>
      <w:r>
        <w:t>your</w:t>
      </w:r>
      <w:del w:id="1310" w:author="melan_000" w:date="2014-11-19T23:34:00Z">
        <w:r w:rsidDel="00A8582A">
          <w:delText xml:space="preserve"> </w:delText>
        </w:r>
        <w:r w:rsidR="00C300DA" w:rsidDel="00A8582A">
          <w:delText>main</w:delText>
        </w:r>
      </w:del>
      <w:r w:rsidR="00C300DA">
        <w:t xml:space="preserve"> VHDL components. </w:t>
      </w:r>
      <w:del w:id="1311" w:author="melan_000" w:date="2014-10-28T17:58:00Z">
        <w:r w:rsidR="00C300DA" w:rsidDel="000E171E">
          <w:delText>H</w:delText>
        </w:r>
        <w:r w:rsidDel="000E171E">
          <w:delText>owever g</w:delText>
        </w:r>
      </w:del>
      <w:ins w:id="1312" w:author="melan_000" w:date="2014-10-28T17:58:00Z">
        <w:r w:rsidR="000E171E">
          <w:t>G</w:t>
        </w:r>
      </w:ins>
      <w:r>
        <w:t xml:space="preserve">iven </w:t>
      </w:r>
      <w:ins w:id="1313" w:author="melan_000" w:date="2014-10-28T17:58:00Z">
        <w:r w:rsidR="000E171E">
          <w:t xml:space="preserve">that </w:t>
        </w:r>
      </w:ins>
      <w:r>
        <w:t xml:space="preserve">this is a relatively </w:t>
      </w:r>
      <w:del w:id="1314" w:author="melan_000" w:date="2014-10-28T17:58:00Z">
        <w:r w:rsidDel="000E171E">
          <w:delText xml:space="preserve">small </w:delText>
        </w:r>
      </w:del>
      <w:ins w:id="1315" w:author="melan_000" w:date="2014-10-28T17:58:00Z">
        <w:r w:rsidR="000E171E">
          <w:t xml:space="preserve">short </w:t>
        </w:r>
      </w:ins>
      <w:r>
        <w:t>lab</w:t>
      </w:r>
      <w:ins w:id="1316" w:author="melan_000" w:date="2014-10-28T17:57:00Z">
        <w:r w:rsidR="000E171E">
          <w:t>,</w:t>
        </w:r>
      </w:ins>
      <w:r>
        <w:t xml:space="preserve"> we will code entirely within this file for convenience.</w:t>
      </w:r>
    </w:p>
    <w:p w:rsidR="0015291C" w:rsidRDefault="007D259F">
      <w:del w:id="1317" w:author="melan_000" w:date="2014-11-18T23:57:00Z">
        <w:r w:rsidDel="00853055">
          <w:delText xml:space="preserve">Figure </w:delText>
        </w:r>
      </w:del>
      <w:ins w:id="1318" w:author="melan_000" w:date="2014-11-18T23:56:00Z">
        <w:r w:rsidR="00853055">
          <w:fldChar w:fldCharType="begin"/>
        </w:r>
        <w:r w:rsidR="00853055">
          <w:instrText xml:space="preserve"> REF _Ref404118343 \h </w:instrText>
        </w:r>
      </w:ins>
      <w:r w:rsidR="00853055">
        <w:fldChar w:fldCharType="separate"/>
      </w:r>
      <w:ins w:id="1319" w:author="melan_000" w:date="2014-11-20T01:41:00Z">
        <w:r w:rsidR="00113A04" w:rsidRPr="00A8582A">
          <w:rPr>
            <w:i/>
            <w:iCs/>
            <w:szCs w:val="18"/>
            <w:rPrChange w:id="1320" w:author="melan_000" w:date="2014-11-19T23:34:00Z">
              <w:rPr/>
            </w:rPrChange>
          </w:rPr>
          <w:t xml:space="preserve">Figure </w:t>
        </w:r>
        <w:r w:rsidR="00113A04">
          <w:rPr>
            <w:noProof/>
          </w:rPr>
          <w:t>4</w:t>
        </w:r>
        <w:r w:rsidR="00113A04" w:rsidRPr="00A8582A">
          <w:rPr>
            <w:i/>
            <w:iCs/>
            <w:szCs w:val="18"/>
            <w:rPrChange w:id="1321" w:author="melan_000" w:date="2014-11-19T23:34:00Z">
              <w:rPr/>
            </w:rPrChange>
          </w:rPr>
          <w:noBreakHyphen/>
        </w:r>
        <w:r w:rsidR="00113A04">
          <w:rPr>
            <w:noProof/>
          </w:rPr>
          <w:t>3</w:t>
        </w:r>
      </w:ins>
      <w:ins w:id="1322" w:author="melan_000" w:date="2014-11-18T23:56:00Z">
        <w:r w:rsidR="00853055">
          <w:fldChar w:fldCharType="end"/>
        </w:r>
      </w:ins>
      <w:del w:id="1323" w:author="melan_000" w:date="2014-11-18T23:57:00Z">
        <w:r w:rsidDel="00853055">
          <w:delText>4.3</w:delText>
        </w:r>
      </w:del>
      <w:r w:rsidR="00206880">
        <w:t xml:space="preserve"> below shows the overall </w:t>
      </w:r>
      <w:r w:rsidR="00C300DA">
        <w:t>organization of</w:t>
      </w:r>
      <w:del w:id="1324" w:author="melan_000" w:date="2014-10-28T18:01:00Z">
        <w:r w:rsidR="00C300DA" w:rsidDel="00A1378C">
          <w:delText xml:space="preserve"> </w:delText>
        </w:r>
        <w:r w:rsidR="00206880" w:rsidDel="00A1378C">
          <w:delText>to</w:delText>
        </w:r>
      </w:del>
      <w:r w:rsidR="00206880">
        <w:t xml:space="preserve"> our design</w:t>
      </w:r>
      <w:r w:rsidR="00C300DA">
        <w:t>.</w:t>
      </w:r>
      <w:r w:rsidR="00206880">
        <w:t xml:space="preserve"> </w:t>
      </w:r>
      <w:r w:rsidR="00C300DA">
        <w:t>T</w:t>
      </w:r>
      <w:r w:rsidR="00206880">
        <w:t xml:space="preserve">he </w:t>
      </w:r>
      <w:r w:rsidR="004A60BC">
        <w:t>high-level</w:t>
      </w:r>
      <w:r w:rsidR="00206880">
        <w:t xml:space="preserve"> </w:t>
      </w:r>
      <w:proofErr w:type="gramStart"/>
      <w:r w:rsidR="00206880">
        <w:t xml:space="preserve">project </w:t>
      </w:r>
      <w:ins w:id="1325" w:author="melan_000" w:date="2014-10-28T20:46:00Z">
        <w:r w:rsidR="00C57E69">
          <w:t>encapsulate</w:t>
        </w:r>
      </w:ins>
      <w:proofErr w:type="gramEnd"/>
      <w:del w:id="1326" w:author="melan_000" w:date="2014-10-28T20:46:00Z">
        <w:r w:rsidR="00206880" w:rsidDel="00C57E69">
          <w:delText>fi</w:delText>
        </w:r>
      </w:del>
      <w:ins w:id="1327" w:author="melan_000" w:date="2014-10-28T20:47:00Z">
        <w:r w:rsidR="00C57E69">
          <w:t>s</w:t>
        </w:r>
      </w:ins>
      <w:del w:id="1328" w:author="melan_000" w:date="2014-10-28T20:46:00Z">
        <w:r w:rsidR="00206880" w:rsidDel="00C57E69">
          <w:delText>le</w:delText>
        </w:r>
      </w:del>
      <w:del w:id="1329" w:author="melan_000" w:date="2014-10-28T20:47:00Z">
        <w:r w:rsidR="00206880" w:rsidDel="00C57E69">
          <w:delText xml:space="preserve"> </w:delText>
        </w:r>
      </w:del>
      <w:del w:id="1330" w:author="melan_000" w:date="2014-10-28T20:46:00Z">
        <w:r w:rsidR="00206880" w:rsidDel="00C57E69">
          <w:delText>contains</w:delText>
        </w:r>
      </w:del>
      <w:r w:rsidR="00206880">
        <w:t xml:space="preserve"> the </w:t>
      </w:r>
      <w:del w:id="1331" w:author="melan_000" w:date="2014-10-28T20:47:00Z">
        <w:r w:rsidR="00206880" w:rsidDel="00C57E69">
          <w:delText>IP blocks (</w:delText>
        </w:r>
      </w:del>
      <w:proofErr w:type="spellStart"/>
      <w:r w:rsidR="00206880">
        <w:t>Zynq</w:t>
      </w:r>
      <w:proofErr w:type="spellEnd"/>
      <w:r w:rsidR="00206880">
        <w:t xml:space="preserve">, </w:t>
      </w:r>
      <w:ins w:id="1332" w:author="melan_000" w:date="2014-10-28T20:50:00Z">
        <w:r w:rsidR="00C57E69">
          <w:t xml:space="preserve">the </w:t>
        </w:r>
      </w:ins>
      <w:r w:rsidR="00206880">
        <w:t xml:space="preserve">AXI Interconnect and </w:t>
      </w:r>
      <w:ins w:id="1333" w:author="melan_000" w:date="2014-10-28T20:50:00Z">
        <w:r w:rsidR="00C57E69">
          <w:t xml:space="preserve">your </w:t>
        </w:r>
      </w:ins>
      <w:r w:rsidR="00185788">
        <w:t>C</w:t>
      </w:r>
      <w:r w:rsidR="00206880">
        <w:t>ustom IP</w:t>
      </w:r>
      <w:ins w:id="1334" w:author="melan_000" w:date="2014-10-28T20:47:00Z">
        <w:r w:rsidR="00C57E69">
          <w:t xml:space="preserve"> block</w:t>
        </w:r>
      </w:ins>
      <w:del w:id="1335" w:author="melan_000" w:date="2014-10-28T20:47:00Z">
        <w:r w:rsidR="00206880" w:rsidDel="00C57E69">
          <w:delText>)</w:delText>
        </w:r>
      </w:del>
      <w:ins w:id="1336" w:author="melan_000" w:date="2014-10-28T18:00:00Z">
        <w:r w:rsidR="000E171E">
          <w:t>.</w:t>
        </w:r>
      </w:ins>
      <w:ins w:id="1337" w:author="melan_000" w:date="2014-10-28T20:49:00Z">
        <w:r w:rsidR="00C57E69">
          <w:t xml:space="preserve"> </w:t>
        </w:r>
      </w:ins>
      <w:ins w:id="1338" w:author="melan_000" w:date="2014-10-28T20:56:00Z">
        <w:r w:rsidR="008808EE">
          <w:t xml:space="preserve">The source for </w:t>
        </w:r>
      </w:ins>
      <w:ins w:id="1339" w:author="melan_000" w:date="2014-10-28T20:51:00Z">
        <w:r w:rsidR="008808EE">
          <w:t>y</w:t>
        </w:r>
        <w:r w:rsidR="00C57E69">
          <w:t xml:space="preserve">our custom IP block </w:t>
        </w:r>
      </w:ins>
      <w:ins w:id="1340" w:author="melan_000" w:date="2014-10-28T20:56:00Z">
        <w:r w:rsidR="008808EE">
          <w:t>resides in an independent project and contains the files mentioned above</w:t>
        </w:r>
      </w:ins>
      <w:del w:id="1341" w:author="melan_000" w:date="2014-10-28T18:00:00Z">
        <w:r w:rsidR="00206880" w:rsidDel="000E171E">
          <w:delText xml:space="preserve"> </w:delText>
        </w:r>
        <w:r w:rsidR="00C300DA" w:rsidDel="000E171E">
          <w:delText>as well as</w:delText>
        </w:r>
      </w:del>
      <w:del w:id="1342" w:author="melan_000" w:date="2014-10-28T20:56:00Z">
        <w:r w:rsidR="00C300DA" w:rsidDel="008808EE">
          <w:delText xml:space="preserve"> the </w:delText>
        </w:r>
        <w:r w:rsidR="00206880" w:rsidDel="008808EE">
          <w:delText>lab project file</w:delText>
        </w:r>
        <w:r w:rsidR="00C300DA" w:rsidDel="008808EE">
          <w:delText>,</w:delText>
        </w:r>
        <w:r w:rsidR="00206880" w:rsidDel="008808EE">
          <w:delText xml:space="preserve"> which consists of the files mentioned above</w:delText>
        </w:r>
      </w:del>
      <w:r w:rsidR="00206880">
        <w:t>. The green arrows in</w:t>
      </w:r>
      <w:r w:rsidR="009F403B">
        <w:t xml:space="preserve"> </w:t>
      </w:r>
      <w:ins w:id="1343" w:author="melan_000" w:date="2014-11-18T23:57:00Z">
        <w:r w:rsidR="00853055">
          <w:fldChar w:fldCharType="begin"/>
        </w:r>
        <w:r w:rsidR="00853055">
          <w:instrText xml:space="preserve"> REF _Ref404118343 \h </w:instrText>
        </w:r>
      </w:ins>
      <w:r w:rsidR="00853055">
        <w:fldChar w:fldCharType="separate"/>
      </w:r>
      <w:ins w:id="1344" w:author="melan_000" w:date="2014-11-20T01:41:00Z">
        <w:r w:rsidR="00113A04" w:rsidRPr="00A8582A">
          <w:rPr>
            <w:i/>
            <w:iCs/>
            <w:szCs w:val="18"/>
            <w:rPrChange w:id="1345" w:author="melan_000" w:date="2014-11-19T23:34:00Z">
              <w:rPr/>
            </w:rPrChange>
          </w:rPr>
          <w:t xml:space="preserve">Figure </w:t>
        </w:r>
        <w:r w:rsidR="00113A04">
          <w:rPr>
            <w:noProof/>
          </w:rPr>
          <w:t>4</w:t>
        </w:r>
        <w:r w:rsidR="00113A04" w:rsidRPr="00A8582A">
          <w:rPr>
            <w:i/>
            <w:iCs/>
            <w:szCs w:val="18"/>
            <w:rPrChange w:id="1346" w:author="melan_000" w:date="2014-11-19T23:34:00Z">
              <w:rPr/>
            </w:rPrChange>
          </w:rPr>
          <w:noBreakHyphen/>
        </w:r>
        <w:r w:rsidR="00113A04">
          <w:rPr>
            <w:noProof/>
          </w:rPr>
          <w:t>3</w:t>
        </w:r>
      </w:ins>
      <w:ins w:id="1347" w:author="melan_000" w:date="2014-11-18T23:57:00Z">
        <w:r w:rsidR="00853055">
          <w:fldChar w:fldCharType="end"/>
        </w:r>
      </w:ins>
      <w:del w:id="1348" w:author="melan_000" w:date="2014-11-18T23:57:00Z">
        <w:r w:rsidR="009F403B" w:rsidDel="00853055">
          <w:delText>Figure 4.3</w:delText>
        </w:r>
      </w:del>
      <w:r w:rsidR="00206880">
        <w:t xml:space="preserve"> denote</w:t>
      </w:r>
      <w:ins w:id="1349" w:author="Shivam Garg" w:date="2014-11-26T00:35:00Z">
        <w:r w:rsidR="00415AAA">
          <w:t>s</w:t>
        </w:r>
      </w:ins>
      <w:r w:rsidR="00206880">
        <w:t xml:space="preserve"> the changes we will be making to </w:t>
      </w:r>
      <w:r w:rsidR="00E13F05">
        <w:t>expose some</w:t>
      </w:r>
      <w:r w:rsidR="00206880">
        <w:t xml:space="preserve"> of the </w:t>
      </w:r>
      <w:r w:rsidR="00DB39F0">
        <w:t xml:space="preserve">internal </w:t>
      </w:r>
      <w:r w:rsidR="00206880">
        <w:t xml:space="preserve">signals </w:t>
      </w:r>
      <w:ins w:id="1350" w:author="melan_000" w:date="2014-10-28T21:01:00Z">
        <w:r w:rsidR="008808EE">
          <w:t>of</w:t>
        </w:r>
      </w:ins>
      <w:del w:id="1351" w:author="melan_000" w:date="2014-10-28T20:57:00Z">
        <w:r w:rsidR="00854069" w:rsidDel="008808EE">
          <w:delText>of</w:delText>
        </w:r>
      </w:del>
      <w:r w:rsidR="00206880">
        <w:t xml:space="preserve"> the </w:t>
      </w:r>
      <w:proofErr w:type="spellStart"/>
      <w:r w:rsidR="00D74BAF">
        <w:t>Slave</w:t>
      </w:r>
      <w:r w:rsidR="00DB39F0">
        <w:t>_</w:t>
      </w:r>
      <w:r w:rsidR="00206880">
        <w:t>AXI</w:t>
      </w:r>
      <w:proofErr w:type="spellEnd"/>
      <w:r w:rsidR="00206880">
        <w:t xml:space="preserve"> file</w:t>
      </w:r>
      <w:ins w:id="1352" w:author="melan_000" w:date="2014-10-28T20:57:00Z">
        <w:r w:rsidR="008808EE">
          <w:t xml:space="preserve"> </w:t>
        </w:r>
      </w:ins>
      <w:ins w:id="1353" w:author="melan_000" w:date="2014-10-28T20:58:00Z">
        <w:r w:rsidR="008808EE">
          <w:t>in</w:t>
        </w:r>
      </w:ins>
      <w:del w:id="1354" w:author="melan_000" w:date="2014-10-28T20:57:00Z">
        <w:r w:rsidR="00206880" w:rsidDel="008808EE">
          <w:delText xml:space="preserve"> in</w:delText>
        </w:r>
      </w:del>
      <w:r w:rsidR="00206880">
        <w:t xml:space="preserve">to the </w:t>
      </w:r>
      <w:r w:rsidR="00623412">
        <w:t>T</w:t>
      </w:r>
      <w:r w:rsidR="00206880">
        <w:t xml:space="preserve">oplevel where we can then </w:t>
      </w:r>
      <w:ins w:id="1355" w:author="melan_000" w:date="2014-10-28T21:02:00Z">
        <w:r w:rsidR="008808EE">
          <w:t xml:space="preserve">design the peripheral </w:t>
        </w:r>
      </w:ins>
      <w:ins w:id="1356" w:author="melan_000" w:date="2014-11-19T23:35:00Z">
        <w:r w:rsidR="00A8582A">
          <w:t xml:space="preserve">directly, </w:t>
        </w:r>
      </w:ins>
      <w:ins w:id="1357" w:author="melan_000" w:date="2014-10-28T21:02:00Z">
        <w:r w:rsidR="008808EE">
          <w:t>or</w:t>
        </w:r>
      </w:ins>
      <w:del w:id="1358" w:author="melan_000" w:date="2014-10-28T21:02:00Z">
        <w:r w:rsidR="00206880" w:rsidDel="008808EE">
          <w:delText>code our implementation</w:delText>
        </w:r>
        <w:r w:rsidR="00623412" w:rsidDel="008808EE">
          <w:delText xml:space="preserve"> or</w:delText>
        </w:r>
      </w:del>
      <w:r w:rsidR="00623412">
        <w:t xml:space="preserve"> instantiate o</w:t>
      </w:r>
      <w:ins w:id="1359" w:author="melan_000" w:date="2014-10-28T21:02:00Z">
        <w:r w:rsidR="008808EE">
          <w:t>ther</w:t>
        </w:r>
      </w:ins>
      <w:del w:id="1360" w:author="melan_000" w:date="2014-10-28T21:02:00Z">
        <w:r w:rsidR="00623412" w:rsidDel="008808EE">
          <w:delText>ur</w:delText>
        </w:r>
      </w:del>
      <w:r w:rsidR="00623412">
        <w:t xml:space="preserve"> components</w:t>
      </w:r>
      <w:r w:rsidR="00206880">
        <w:t xml:space="preserve">. The reason for this is so that we preserve the protocol implemented by the Slave AXI file and concentrate our efforts </w:t>
      </w:r>
      <w:r w:rsidR="00566D1B">
        <w:t xml:space="preserve">on </w:t>
      </w:r>
      <w:r w:rsidR="00206880">
        <w:t xml:space="preserve">the </w:t>
      </w:r>
      <w:ins w:id="1361" w:author="melan_000" w:date="2014-10-28T21:06:00Z">
        <w:r w:rsidR="00BF0E34">
          <w:t>implementation of the device logic (shown in orange)</w:t>
        </w:r>
      </w:ins>
      <w:del w:id="1362" w:author="melan_000" w:date="2014-10-28T21:06:00Z">
        <w:r w:rsidR="00206880" w:rsidDel="00BF0E34">
          <w:delText xml:space="preserve">production of the </w:delText>
        </w:r>
        <w:r w:rsidR="00E62A72" w:rsidDel="00BF0E34">
          <w:delText>device log</w:delText>
        </w:r>
      </w:del>
      <w:del w:id="1363" w:author="melan_000" w:date="2014-10-28T21:05:00Z">
        <w:r w:rsidR="00E62A72" w:rsidDel="00BF0E34">
          <w:delText>ic</w:delText>
        </w:r>
      </w:del>
      <w:del w:id="1364" w:author="melan_000" w:date="2014-10-28T21:03:00Z">
        <w:r w:rsidR="00E62A72" w:rsidDel="008808EE">
          <w:delText xml:space="preserve"> (Implementation code, </w:delText>
        </w:r>
      </w:del>
      <w:del w:id="1365" w:author="melan_000" w:date="2014-10-28T21:05:00Z">
        <w:r w:rsidR="00E62A72" w:rsidDel="00BF0E34">
          <w:delText>orange box</w:delText>
        </w:r>
      </w:del>
      <w:ins w:id="1366" w:author="melan_000" w:date="2014-10-28T21:04:00Z">
        <w:r w:rsidR="00BF0E34">
          <w:t>.</w:t>
        </w:r>
      </w:ins>
      <w:del w:id="1367" w:author="melan_000" w:date="2014-10-28T21:04:00Z">
        <w:r w:rsidR="00E62A72" w:rsidDel="00BF0E34">
          <w:delText xml:space="preserve"> in Figure 4.3).</w:delText>
        </w:r>
      </w:del>
    </w:p>
    <w:p w:rsidR="00530626" w:rsidRDefault="00750853">
      <w:pPr>
        <w:keepNext/>
        <w:jc w:val="center"/>
        <w:rPr>
          <w:ins w:id="1368" w:author="melan_000" w:date="2014-11-18T22:57:00Z"/>
        </w:rPr>
        <w:pPrChange w:id="1369" w:author="melan_000" w:date="2014-11-18T23:07:00Z">
          <w:pPr/>
        </w:pPrChange>
      </w:pPr>
      <w:r>
        <w:object w:dxaOrig="9825" w:dyaOrig="3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197pt" o:ole="">
            <v:imagedata r:id="rId23" o:title=""/>
          </v:shape>
          <o:OLEObject Type="Embed" ProgID="Visio.Drawing.15" ShapeID="_x0000_i1025" DrawAspect="Content" ObjectID="_1478471066" r:id="rId24"/>
        </w:object>
      </w:r>
    </w:p>
    <w:p w:rsidR="0015291C" w:rsidRPr="00D74766" w:rsidDel="00530626" w:rsidRDefault="00530626">
      <w:pPr>
        <w:pStyle w:val="Caption"/>
        <w:rPr>
          <w:del w:id="1370" w:author="melan_000" w:date="2014-11-18T22:58:00Z"/>
        </w:rPr>
        <w:pPrChange w:id="1371" w:author="melan_000" w:date="2014-11-18T22:58:00Z">
          <w:pPr/>
        </w:pPrChange>
      </w:pPr>
      <w:bookmarkStart w:id="1372" w:name="_Ref404118343"/>
      <w:ins w:id="1373" w:author="melan_000" w:date="2014-11-18T22:57:00Z">
        <w:r w:rsidRPr="00F93019">
          <w:t xml:space="preserve">Figure </w:t>
        </w:r>
      </w:ins>
      <w:ins w:id="1374" w:author="melan_000" w:date="2014-11-19T00:07:00Z">
        <w:r w:rsidR="00B72989" w:rsidRPr="00A8582A">
          <w:rPr>
            <w:i w:val="0"/>
            <w:iCs w:val="0"/>
            <w:rPrChange w:id="1375" w:author="melan_000" w:date="2014-11-19T23:34:00Z">
              <w:rPr>
                <w:i/>
                <w:iCs/>
              </w:rPr>
            </w:rPrChange>
          </w:rPr>
          <w:fldChar w:fldCharType="begin"/>
        </w:r>
        <w:r w:rsidR="00B72989" w:rsidRPr="00A8582A">
          <w:rPr>
            <w:rPrChange w:id="1376" w:author="melan_000" w:date="2014-11-19T23:34:00Z">
              <w:rPr/>
            </w:rPrChange>
          </w:rPr>
          <w:instrText xml:space="preserve"> STYLEREF 1 \s </w:instrText>
        </w:r>
      </w:ins>
      <w:r w:rsidR="00B72989" w:rsidRPr="00A8582A">
        <w:rPr>
          <w:i w:val="0"/>
          <w:iCs w:val="0"/>
          <w:rPrChange w:id="1377" w:author="melan_000" w:date="2014-11-19T23:34:00Z">
            <w:rPr>
              <w:i/>
              <w:iCs/>
            </w:rPr>
          </w:rPrChange>
        </w:rPr>
        <w:fldChar w:fldCharType="separate"/>
      </w:r>
      <w:r w:rsidR="00113A04">
        <w:rPr>
          <w:noProof/>
        </w:rPr>
        <w:t>4</w:t>
      </w:r>
      <w:ins w:id="1378" w:author="melan_000" w:date="2014-11-19T00:07:00Z">
        <w:r w:rsidR="00B72989" w:rsidRPr="00A8582A">
          <w:rPr>
            <w:i w:val="0"/>
            <w:iCs w:val="0"/>
            <w:rPrChange w:id="1379" w:author="melan_000" w:date="2014-11-19T23:34:00Z">
              <w:rPr>
                <w:i/>
                <w:iCs/>
              </w:rPr>
            </w:rPrChange>
          </w:rPr>
          <w:fldChar w:fldCharType="end"/>
        </w:r>
        <w:r w:rsidR="00B72989" w:rsidRPr="00F93019">
          <w:noBreakHyphen/>
        </w:r>
        <w:r w:rsidR="00B72989" w:rsidRPr="00A8582A">
          <w:rPr>
            <w:i w:val="0"/>
            <w:iCs w:val="0"/>
            <w:rPrChange w:id="1380" w:author="melan_000" w:date="2014-11-19T23:34:00Z">
              <w:rPr>
                <w:i/>
                <w:iCs/>
              </w:rPr>
            </w:rPrChange>
          </w:rPr>
          <w:fldChar w:fldCharType="begin"/>
        </w:r>
        <w:r w:rsidR="00B72989" w:rsidRPr="00A8582A">
          <w:rPr>
            <w:rPrChange w:id="1381" w:author="melan_000" w:date="2014-11-19T23:34:00Z">
              <w:rPr/>
            </w:rPrChange>
          </w:rPr>
          <w:instrText xml:space="preserve"> SEQ Figure \* ARABIC \s 1 </w:instrText>
        </w:r>
      </w:ins>
      <w:r w:rsidR="00B72989" w:rsidRPr="00A8582A">
        <w:rPr>
          <w:i w:val="0"/>
          <w:iCs w:val="0"/>
          <w:rPrChange w:id="1382" w:author="melan_000" w:date="2014-11-19T23:34:00Z">
            <w:rPr>
              <w:i/>
              <w:iCs/>
            </w:rPr>
          </w:rPrChange>
        </w:rPr>
        <w:fldChar w:fldCharType="separate"/>
      </w:r>
      <w:ins w:id="1383" w:author="melan_000" w:date="2014-11-20T01:41:00Z">
        <w:r w:rsidR="00113A04">
          <w:rPr>
            <w:noProof/>
          </w:rPr>
          <w:t>3</w:t>
        </w:r>
      </w:ins>
      <w:ins w:id="1384" w:author="melan_000" w:date="2014-11-19T00:07:00Z">
        <w:r w:rsidR="00B72989" w:rsidRPr="00A8582A">
          <w:rPr>
            <w:i w:val="0"/>
            <w:iCs w:val="0"/>
            <w:rPrChange w:id="1385" w:author="melan_000" w:date="2014-11-19T23:34:00Z">
              <w:rPr>
                <w:i/>
                <w:iCs/>
              </w:rPr>
            </w:rPrChange>
          </w:rPr>
          <w:fldChar w:fldCharType="end"/>
        </w:r>
      </w:ins>
      <w:bookmarkEnd w:id="1372"/>
      <w:ins w:id="1386" w:author="melan_000" w:date="2014-11-18T22:57:00Z">
        <w:r w:rsidRPr="00F93019">
          <w:t xml:space="preserve">: System diagram denoting the changes we are about to make (green arrows) and a high level overview of how all the </w:t>
        </w:r>
        <w:r w:rsidRPr="008C2DAD">
          <w:t>components are connected.</w:t>
        </w:r>
      </w:ins>
    </w:p>
    <w:p w:rsidR="00D05F8E" w:rsidRPr="00D05F8E" w:rsidDel="00530626" w:rsidRDefault="00D05F8E" w:rsidP="00D05F8E">
      <w:pPr>
        <w:jc w:val="center"/>
        <w:rPr>
          <w:del w:id="1387" w:author="melan_000" w:date="2014-11-18T22:58:00Z"/>
          <w:i/>
        </w:rPr>
      </w:pPr>
      <w:del w:id="1388" w:author="melan_000" w:date="2014-11-18T22:58:00Z">
        <w:r w:rsidDel="00530626">
          <w:rPr>
            <w:i/>
          </w:rPr>
          <w:delText>Figure 4.3: System diagram denoting the changes we are about to make (green arrows) and a high level overview of how all the components</w:delText>
        </w:r>
        <w:r w:rsidR="00D105BD" w:rsidDel="00530626">
          <w:rPr>
            <w:i/>
          </w:rPr>
          <w:delText xml:space="preserve"> </w:delText>
        </w:r>
        <w:r w:rsidDel="00530626">
          <w:rPr>
            <w:i/>
          </w:rPr>
          <w:delText>are connected</w:delText>
        </w:r>
        <w:r w:rsidR="00D105BD" w:rsidDel="00530626">
          <w:rPr>
            <w:i/>
          </w:rPr>
          <w:delText>.</w:delText>
        </w:r>
      </w:del>
    </w:p>
    <w:p w:rsidR="0015291C" w:rsidRDefault="00206880">
      <w:pPr>
        <w:pStyle w:val="Caption"/>
        <w:pPrChange w:id="1389" w:author="melan_000" w:date="2014-11-18T22:58:00Z">
          <w:pPr/>
        </w:pPrChange>
      </w:pPr>
      <w:r>
        <w:br w:type="page"/>
      </w:r>
    </w:p>
    <w:p w:rsidR="0015291C" w:rsidRDefault="00A37305">
      <w:pPr>
        <w:pStyle w:val="Heading3"/>
      </w:pPr>
      <w:bookmarkStart w:id="1390" w:name="_Ref402299531"/>
      <w:bookmarkStart w:id="1391" w:name="_Toc404211009"/>
      <w:ins w:id="1392" w:author="melan_000" w:date="2014-11-18T21:43:00Z">
        <w:r>
          <w:lastRenderedPageBreak/>
          <w:t>Changes</w:t>
        </w:r>
      </w:ins>
      <w:del w:id="1393" w:author="melan_000" w:date="2014-11-18T21:27:00Z">
        <w:r w:rsidR="0098090E" w:rsidDel="00411C9F">
          <w:delText>4</w:delText>
        </w:r>
        <w:r w:rsidR="00206880" w:rsidDel="00411C9F">
          <w:delText xml:space="preserve">.b.i </w:delText>
        </w:r>
      </w:del>
      <w:del w:id="1394" w:author="melan_000" w:date="2014-11-18T21:43:00Z">
        <w:r w:rsidR="00206880" w:rsidDel="00A37305">
          <w:delText>Changes</w:delText>
        </w:r>
      </w:del>
      <w:r w:rsidR="00206880">
        <w:t xml:space="preserve"> to </w:t>
      </w:r>
      <w:proofErr w:type="spellStart"/>
      <w:r w:rsidR="00206880">
        <w:t>Slave_AXI</w:t>
      </w:r>
      <w:bookmarkEnd w:id="1390"/>
      <w:bookmarkEnd w:id="1391"/>
      <w:proofErr w:type="spellEnd"/>
    </w:p>
    <w:p w:rsidR="0015291C" w:rsidRDefault="00853055">
      <w:ins w:id="1395" w:author="melan_000" w:date="2014-11-18T23:57:00Z">
        <w:r>
          <w:fldChar w:fldCharType="begin"/>
        </w:r>
        <w:r>
          <w:instrText xml:space="preserve"> REF _Ref404118406 \h </w:instrText>
        </w:r>
      </w:ins>
      <w:r>
        <w:fldChar w:fldCharType="separate"/>
      </w:r>
      <w:ins w:id="1396" w:author="melan_000" w:date="2014-11-20T01:41:00Z">
        <w:r w:rsidR="00113A04" w:rsidRPr="00530626">
          <w:t xml:space="preserve">Figure </w:t>
        </w:r>
        <w:r w:rsidR="00113A04">
          <w:rPr>
            <w:noProof/>
          </w:rPr>
          <w:t>4</w:t>
        </w:r>
        <w:r w:rsidR="00113A04">
          <w:noBreakHyphen/>
        </w:r>
        <w:r w:rsidR="00113A04">
          <w:rPr>
            <w:noProof/>
          </w:rPr>
          <w:t>4</w:t>
        </w:r>
      </w:ins>
      <w:ins w:id="1397" w:author="melan_000" w:date="2014-11-18T23:57:00Z">
        <w:r>
          <w:fldChar w:fldCharType="end"/>
        </w:r>
      </w:ins>
      <w:del w:id="1398" w:author="melan_000" w:date="2014-10-28T21:09:00Z">
        <w:r w:rsidR="00AB0E29" w:rsidDel="00BF0E34">
          <w:delText xml:space="preserve">In </w:delText>
        </w:r>
      </w:del>
      <w:del w:id="1399" w:author="melan_000" w:date="2014-11-18T23:59:00Z">
        <w:r w:rsidR="00AB0E29" w:rsidDel="00853055">
          <w:delText>Figure 4.4</w:delText>
        </w:r>
      </w:del>
      <w:r w:rsidR="00AB0E29">
        <w:t xml:space="preserve"> </w:t>
      </w:r>
      <w:ins w:id="1400" w:author="melan_000" w:date="2014-10-28T21:09:00Z">
        <w:r w:rsidR="00BF0E34">
          <w:t xml:space="preserve">presents a subset of the </w:t>
        </w:r>
        <w:proofErr w:type="spellStart"/>
        <w:r w:rsidR="00BF0E34">
          <w:t>Slave_AXI</w:t>
        </w:r>
        <w:proofErr w:type="spellEnd"/>
        <w:r w:rsidR="00BF0E34">
          <w:t xml:space="preserve"> design file. </w:t>
        </w:r>
      </w:ins>
      <w:del w:id="1401" w:author="melan_000" w:date="2014-10-28T21:09:00Z">
        <w:r w:rsidR="00AB0E29" w:rsidDel="00BF0E34">
          <w:delText>and the Slave_AXI code y</w:delText>
        </w:r>
      </w:del>
      <w:ins w:id="1402" w:author="melan_000" w:date="2014-10-28T21:09:00Z">
        <w:r w:rsidR="00BF0E34">
          <w:t>Y</w:t>
        </w:r>
      </w:ins>
      <w:r w:rsidR="00206880">
        <w:t xml:space="preserve">ou should notice that the </w:t>
      </w:r>
      <w:r w:rsidR="00327F78" w:rsidRPr="00235F46">
        <w:rPr>
          <w:b/>
          <w:rPrChange w:id="1403" w:author="melan_000" w:date="2014-10-28T21:18:00Z">
            <w:rPr/>
          </w:rPrChange>
        </w:rPr>
        <w:t>RDATA</w:t>
      </w:r>
      <w:r w:rsidR="00327F78">
        <w:t xml:space="preserve"> bus</w:t>
      </w:r>
      <w:r w:rsidR="00206880">
        <w:t xml:space="preserve"> for </w:t>
      </w:r>
      <w:del w:id="1404" w:author="melan_000" w:date="2014-10-28T21:09:00Z">
        <w:r w:rsidR="00206880" w:rsidDel="00BF0E34">
          <w:delText xml:space="preserve">the </w:delText>
        </w:r>
      </w:del>
      <w:r w:rsidR="00206880">
        <w:t xml:space="preserve">AXI reads </w:t>
      </w:r>
      <w:r w:rsidR="005B1F1B">
        <w:t xml:space="preserve">is </w:t>
      </w:r>
      <w:r w:rsidR="00206880">
        <w:t xml:space="preserve">driven by </w:t>
      </w:r>
      <w:proofErr w:type="spellStart"/>
      <w:r w:rsidR="00206880" w:rsidRPr="00235F46">
        <w:rPr>
          <w:b/>
          <w:i/>
          <w:rPrChange w:id="1405" w:author="melan_000" w:date="2014-10-28T21:18:00Z">
            <w:rPr/>
          </w:rPrChange>
        </w:rPr>
        <w:t>reg_data_out</w:t>
      </w:r>
      <w:proofErr w:type="spellEnd"/>
      <w:r w:rsidR="00206880">
        <w:t xml:space="preserve">. </w:t>
      </w:r>
      <w:ins w:id="1406" w:author="melan_000" w:date="2014-10-28T21:16:00Z">
        <w:r w:rsidR="00227258">
          <w:t>The generated S</w:t>
        </w:r>
        <w:r w:rsidR="00235F46">
          <w:t xml:space="preserve">lave implementation drives this signal from </w:t>
        </w:r>
      </w:ins>
      <w:ins w:id="1407" w:author="melan_000" w:date="2014-10-28T21:17:00Z">
        <w:r w:rsidR="00235F46">
          <w:t xml:space="preserve">the </w:t>
        </w:r>
      </w:ins>
      <w:ins w:id="1408" w:author="melan_000" w:date="2014-10-28T21:16:00Z">
        <w:r w:rsidR="00235F46">
          <w:t xml:space="preserve">local </w:t>
        </w:r>
      </w:ins>
      <w:ins w:id="1409" w:author="melan_000" w:date="2014-10-28T21:49:00Z">
        <w:r w:rsidR="00C55464">
          <w:t>signals</w:t>
        </w:r>
      </w:ins>
      <w:ins w:id="1410" w:author="melan_000" w:date="2014-10-28T21:21:00Z">
        <w:r w:rsidR="00235F46">
          <w:t xml:space="preserve"> named</w:t>
        </w:r>
      </w:ins>
      <w:ins w:id="1411" w:author="melan_000" w:date="2014-10-28T21:17:00Z">
        <w:r w:rsidR="00235F46">
          <w:t xml:space="preserve"> </w:t>
        </w:r>
        <w:proofErr w:type="spellStart"/>
        <w:r w:rsidR="00235F46" w:rsidRPr="00235F46">
          <w:rPr>
            <w:b/>
            <w:i/>
            <w:rPrChange w:id="1412" w:author="melan_000" w:date="2014-10-28T21:18:00Z">
              <w:rPr/>
            </w:rPrChange>
          </w:rPr>
          <w:t>slv_reg</w:t>
        </w:r>
      </w:ins>
      <w:proofErr w:type="spellEnd"/>
      <w:del w:id="1413" w:author="melan_000" w:date="2014-10-28T21:17:00Z">
        <w:r w:rsidR="005B48B8" w:rsidDel="00235F46">
          <w:delText xml:space="preserve">This </w:delText>
        </w:r>
        <w:r w:rsidR="00206880" w:rsidDel="00235F46">
          <w:delText xml:space="preserve">signal </w:delText>
        </w:r>
        <w:r w:rsidR="005B48B8" w:rsidDel="00235F46">
          <w:delText xml:space="preserve">is </w:delText>
        </w:r>
        <w:r w:rsidR="00206880" w:rsidDel="00235F46">
          <w:delText xml:space="preserve">originally driven by the </w:delText>
        </w:r>
        <w:r w:rsidR="00D74BAF" w:rsidDel="00235F46">
          <w:delText>Slave</w:delText>
        </w:r>
        <w:r w:rsidR="00206880" w:rsidDel="00235F46">
          <w:delText xml:space="preserve"> registers (which are the registers the AXI write data is stored into)</w:delText>
        </w:r>
      </w:del>
      <w:r w:rsidR="00206880">
        <w:t xml:space="preserve">. </w:t>
      </w:r>
      <w:ins w:id="1414" w:author="melan_000" w:date="2014-10-28T21:22:00Z">
        <w:r w:rsidR="00235F46">
          <w:t>T</w:t>
        </w:r>
        <w:r w:rsidR="007C6BE4">
          <w:t>he first modification will be to introduce</w:t>
        </w:r>
      </w:ins>
      <w:ins w:id="1415" w:author="melan_000" w:date="2014-10-28T21:27:00Z">
        <w:r w:rsidR="007C6BE4">
          <w:t xml:space="preserve"> </w:t>
        </w:r>
      </w:ins>
      <w:ins w:id="1416" w:author="melan_000" w:date="2014-10-28T21:22:00Z">
        <w:r w:rsidR="00235F46">
          <w:t xml:space="preserve">four externally visible </w:t>
        </w:r>
      </w:ins>
      <w:ins w:id="1417" w:author="melan_000" w:date="2014-10-28T21:26:00Z">
        <w:r w:rsidR="007C6BE4">
          <w:t xml:space="preserve">signals to take the place </w:t>
        </w:r>
      </w:ins>
      <w:ins w:id="1418" w:author="melan_000" w:date="2014-10-28T21:27:00Z">
        <w:r w:rsidR="007C6BE4">
          <w:t xml:space="preserve">of these </w:t>
        </w:r>
      </w:ins>
      <w:ins w:id="1419" w:author="melan_000" w:date="2014-10-28T21:52:00Z">
        <w:r w:rsidR="00C55464">
          <w:t>signals during a read operation</w:t>
        </w:r>
      </w:ins>
      <w:ins w:id="1420" w:author="melan_000" w:date="2014-10-28T21:27:00Z">
        <w:r w:rsidR="007C6BE4">
          <w:t xml:space="preserve">. We will call these signals </w:t>
        </w:r>
        <w:proofErr w:type="spellStart"/>
        <w:r w:rsidR="007C6BE4">
          <w:rPr>
            <w:b/>
            <w:i/>
          </w:rPr>
          <w:t>datain</w:t>
        </w:r>
      </w:ins>
      <w:proofErr w:type="spellEnd"/>
      <w:ins w:id="1421" w:author="melan_000" w:date="2014-10-28T21:29:00Z">
        <w:r w:rsidR="007C6BE4">
          <w:rPr>
            <w:b/>
            <w:i/>
          </w:rPr>
          <w:t xml:space="preserve"> </w:t>
        </w:r>
        <w:r w:rsidR="007C6BE4">
          <w:t xml:space="preserve">as shown in </w:t>
        </w:r>
      </w:ins>
      <w:ins w:id="1422" w:author="melan_000" w:date="2014-11-18T23:58:00Z">
        <w:r>
          <w:fldChar w:fldCharType="begin"/>
        </w:r>
        <w:r>
          <w:instrText xml:space="preserve"> REF _Ref404118406 \h </w:instrText>
        </w:r>
      </w:ins>
      <w:r>
        <w:fldChar w:fldCharType="separate"/>
      </w:r>
      <w:ins w:id="1423" w:author="melan_000" w:date="2014-11-20T01:41:00Z">
        <w:r w:rsidR="00113A04" w:rsidRPr="00530626">
          <w:t xml:space="preserve">Figure </w:t>
        </w:r>
        <w:r w:rsidR="00113A04">
          <w:rPr>
            <w:noProof/>
          </w:rPr>
          <w:t>4</w:t>
        </w:r>
        <w:r w:rsidR="00113A04">
          <w:noBreakHyphen/>
        </w:r>
        <w:r w:rsidR="00113A04">
          <w:rPr>
            <w:noProof/>
          </w:rPr>
          <w:t>4</w:t>
        </w:r>
      </w:ins>
      <w:ins w:id="1424" w:author="melan_000" w:date="2014-11-18T23:58:00Z">
        <w:r>
          <w:fldChar w:fldCharType="end"/>
        </w:r>
      </w:ins>
      <w:del w:id="1425" w:author="melan_000" w:date="2014-10-28T21:19:00Z">
        <w:r w:rsidR="00206880" w:rsidDel="00235F46">
          <w:delText xml:space="preserve">Since this is </w:delText>
        </w:r>
        <w:r w:rsidR="005B48B8" w:rsidDel="00235F46">
          <w:delText xml:space="preserve">trivial </w:delText>
        </w:r>
        <w:r w:rsidR="00206880" w:rsidDel="00235F46">
          <w:delText>function</w:delText>
        </w:r>
        <w:r w:rsidR="00800932" w:rsidDel="00235F46">
          <w:delText>ality</w:delText>
        </w:r>
        <w:r w:rsidR="000D0F0C" w:rsidDel="00235F46">
          <w:delText xml:space="preserve">, with </w:delText>
        </w:r>
        <w:r w:rsidR="00775E7D" w:rsidDel="00235F46">
          <w:delText>there being very little that we can do</w:delText>
        </w:r>
        <w:r w:rsidR="00800932" w:rsidDel="00235F46">
          <w:delText xml:space="preserve"> </w:delText>
        </w:r>
        <w:r w:rsidR="00775E7D" w:rsidDel="00235F46">
          <w:delText>with such an implementation,</w:delText>
        </w:r>
        <w:r w:rsidR="00206880" w:rsidDel="00235F46">
          <w:delText xml:space="preserve"> w</w:delText>
        </w:r>
      </w:del>
      <w:del w:id="1426" w:author="melan_000" w:date="2014-10-28T21:27:00Z">
        <w:r w:rsidR="00206880" w:rsidDel="007C6BE4">
          <w:delText>e</w:delText>
        </w:r>
      </w:del>
      <w:del w:id="1427" w:author="melan_000" w:date="2014-10-28T21:19:00Z">
        <w:r w:rsidR="00206880" w:rsidDel="00235F46">
          <w:delText>’</w:delText>
        </w:r>
      </w:del>
      <w:del w:id="1428" w:author="melan_000" w:date="2014-10-28T21:27:00Z">
        <w:r w:rsidR="00206880" w:rsidDel="007C6BE4">
          <w:delText xml:space="preserve">ll replace </w:delText>
        </w:r>
      </w:del>
      <w:del w:id="1429" w:author="melan_000" w:date="2014-10-28T21:20:00Z">
        <w:r w:rsidR="00206880" w:rsidDel="00235F46">
          <w:delText xml:space="preserve">it with our own </w:delText>
        </w:r>
      </w:del>
      <w:del w:id="1430" w:author="melan_000" w:date="2014-10-28T21:27:00Z">
        <w:r w:rsidR="00206880" w:rsidDel="007C6BE4">
          <w:delText>signals (datain0/1/2/3</w:delText>
        </w:r>
      </w:del>
      <w:del w:id="1431" w:author="melan_000" w:date="2014-10-28T21:20:00Z">
        <w:r w:rsidR="0040519E" w:rsidDel="00235F46">
          <w:delText>, see Figure 4.4</w:delText>
        </w:r>
      </w:del>
      <w:del w:id="1432" w:author="melan_000" w:date="2014-10-28T21:21:00Z">
        <w:r w:rsidR="00206880" w:rsidDel="00235F46">
          <w:delText>) which will later be declared as inputs to the Slave_AXI entity</w:delText>
        </w:r>
      </w:del>
      <w:r w:rsidR="00206880">
        <w:t>.</w:t>
      </w:r>
    </w:p>
    <w:p w:rsidR="00530626" w:rsidRDefault="00C01F6F">
      <w:pPr>
        <w:keepNext/>
        <w:jc w:val="center"/>
        <w:rPr>
          <w:ins w:id="1433" w:author="melan_000" w:date="2014-11-18T22:58:00Z"/>
        </w:rPr>
        <w:pPrChange w:id="1434" w:author="melan_000" w:date="2014-11-18T22:58:00Z">
          <w:pPr>
            <w:jc w:val="center"/>
          </w:pPr>
        </w:pPrChange>
      </w:pPr>
      <w:r>
        <w:rPr>
          <w:noProof/>
          <w:lang w:eastAsia="en-AU"/>
        </w:rPr>
        <mc:AlternateContent>
          <mc:Choice Requires="wps">
            <w:drawing>
              <wp:anchor distT="0" distB="0" distL="114300" distR="114300" simplePos="0" relativeHeight="251661824" behindDoc="0" locked="0" layoutInCell="1" allowOverlap="1" wp14:anchorId="68CB9BD3" wp14:editId="6625E34A">
                <wp:simplePos x="0" y="0"/>
                <wp:positionH relativeFrom="column">
                  <wp:posOffset>1568109</wp:posOffset>
                </wp:positionH>
                <wp:positionV relativeFrom="paragraph">
                  <wp:posOffset>265430</wp:posOffset>
                </wp:positionV>
                <wp:extent cx="526840" cy="0"/>
                <wp:effectExtent l="0" t="0" r="26035" b="19050"/>
                <wp:wrapNone/>
                <wp:docPr id="54" name="Straight Connector 54"/>
                <wp:cNvGraphicFramePr/>
                <a:graphic xmlns:a="http://schemas.openxmlformats.org/drawingml/2006/main">
                  <a:graphicData uri="http://schemas.microsoft.com/office/word/2010/wordprocessingShape">
                    <wps:wsp>
                      <wps:cNvCnPr/>
                      <wps:spPr>
                        <a:xfrm>
                          <a:off x="0" y="0"/>
                          <a:ext cx="52684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2825AE47" id="Straight Connector 54"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123.45pt,20.9pt" to="164.9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" strokecolor="red" strokeweight="1.5pt"/>
            </w:pict>
          </mc:Fallback>
        </mc:AlternateContent>
      </w:r>
      <w:r w:rsidR="00206880">
        <w:rPr>
          <w:noProof/>
          <w:lang w:eastAsia="en-AU"/>
        </w:rPr>
        <w:drawing>
          <wp:inline distT="0" distB="0" distL="0" distR="0" wp14:anchorId="568D6E77" wp14:editId="0AD3AA3E">
            <wp:extent cx="5734050" cy="3028950"/>
            <wp:effectExtent l="0" t="0" r="0" b="0"/>
            <wp:docPr id="17"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3028950"/>
                    </a:xfrm>
                    <a:prstGeom prst="rect">
                      <a:avLst/>
                    </a:prstGeom>
                    <a:noFill/>
                    <a:ln>
                      <a:noFill/>
                    </a:ln>
                  </pic:spPr>
                </pic:pic>
              </a:graphicData>
            </a:graphic>
          </wp:inline>
        </w:drawing>
      </w:r>
    </w:p>
    <w:p w:rsidR="0015291C" w:rsidRPr="00530626" w:rsidRDefault="00530626">
      <w:pPr>
        <w:pStyle w:val="Caption"/>
        <w:rPr>
          <w:color w:val="1F497D" w:themeColor="text2"/>
          <w:sz w:val="18"/>
          <w:rPrChange w:id="1435" w:author="melan_000" w:date="2014-11-18T22:58:00Z">
            <w:rPr/>
          </w:rPrChange>
        </w:rPr>
        <w:pPrChange w:id="1436" w:author="melan_000" w:date="2014-11-18T22:58:00Z">
          <w:pPr>
            <w:jc w:val="center"/>
          </w:pPr>
        </w:pPrChange>
      </w:pPr>
      <w:bookmarkStart w:id="1437" w:name="_Ref404118406"/>
      <w:ins w:id="1438" w:author="melan_000" w:date="2014-11-18T22:58:00Z">
        <w:r w:rsidRPr="00530626">
          <w:rPr>
            <w:szCs w:val="22"/>
          </w:rPr>
          <w:t xml:space="preserve">Figure </w:t>
        </w:r>
      </w:ins>
      <w:ins w:id="143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44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441" w:author="melan_000" w:date="2014-11-20T01:41:00Z">
        <w:r w:rsidR="00113A04">
          <w:rPr>
            <w:noProof/>
            <w:szCs w:val="22"/>
          </w:rPr>
          <w:t>4</w:t>
        </w:r>
      </w:ins>
      <w:ins w:id="1442" w:author="melan_000" w:date="2014-11-19T00:07:00Z">
        <w:r w:rsidR="00B72989">
          <w:rPr>
            <w:szCs w:val="22"/>
          </w:rPr>
          <w:fldChar w:fldCharType="end"/>
        </w:r>
      </w:ins>
      <w:bookmarkEnd w:id="1437"/>
      <w:ins w:id="1443" w:author="melan_000" w:date="2014-11-18T22:58:00Z">
        <w:r w:rsidRPr="00530626">
          <w:rPr>
            <w:szCs w:val="22"/>
          </w:rPr>
          <w:t>: Changes to AXI read data within lab0_ip_v1_0_S00_AXI.vhd</w:t>
        </w:r>
      </w:ins>
    </w:p>
    <w:p w:rsidR="00474059" w:rsidRPr="00BF0E34" w:rsidDel="00530626" w:rsidRDefault="00474059" w:rsidP="00B122C3">
      <w:pPr>
        <w:jc w:val="center"/>
        <w:rPr>
          <w:del w:id="1444" w:author="melan_000" w:date="2014-11-18T22:58:00Z"/>
          <w:i/>
        </w:rPr>
      </w:pPr>
      <w:del w:id="1445" w:author="melan_000" w:date="2014-11-18T22:58:00Z">
        <w:r w:rsidDel="00530626">
          <w:rPr>
            <w:i/>
          </w:rPr>
          <w:delText>Figure 4.4: Changes to AXI read data</w:delText>
        </w:r>
      </w:del>
    </w:p>
    <w:p w:rsidR="0015291C" w:rsidRDefault="00206880">
      <w:r>
        <w:t xml:space="preserve">Now that we have taken care of the output values, we next need to </w:t>
      </w:r>
      <w:del w:id="1446" w:author="melan_000" w:date="2014-10-28T21:40:00Z">
        <w:r w:rsidDel="00CC67BA">
          <w:delText xml:space="preserve">get </w:delText>
        </w:r>
      </w:del>
      <w:ins w:id="1447" w:author="melan_000" w:date="2014-10-28T21:38:00Z">
        <w:r w:rsidR="00CC67BA">
          <w:t xml:space="preserve">expose the data </w:t>
        </w:r>
        <w:r w:rsidR="00BB6DC5">
          <w:t>that the master writes to this S</w:t>
        </w:r>
        <w:r w:rsidR="00CC67BA">
          <w:t>lave</w:t>
        </w:r>
      </w:ins>
      <w:ins w:id="1448" w:author="melan_000" w:date="2014-10-28T21:40:00Z">
        <w:r w:rsidR="00CC67BA">
          <w:t xml:space="preserve"> so that</w:t>
        </w:r>
      </w:ins>
      <w:del w:id="1449" w:author="melan_000" w:date="2014-10-28T21:40:00Z">
        <w:r w:rsidDel="00CC67BA">
          <w:delText>the AXI written values out of this component as well; hence we can simply pipe out these values (since they are all implemented as registers) out of this ge</w:delText>
        </w:r>
        <w:r w:rsidR="00474059" w:rsidDel="00CC67BA">
          <w:delText>nerated AXI component onto the T</w:delText>
        </w:r>
        <w:r w:rsidDel="00CC67BA">
          <w:delText>oplevel where</w:delText>
        </w:r>
      </w:del>
      <w:r>
        <w:t xml:space="preserve"> their values can be used</w:t>
      </w:r>
      <w:r w:rsidR="001B6CAD">
        <w:t xml:space="preserve"> </w:t>
      </w:r>
      <w:ins w:id="1450" w:author="melan_000" w:date="2014-10-28T21:40:00Z">
        <w:r w:rsidR="00CC67BA">
          <w:t>by the Toplevel</w:t>
        </w:r>
      </w:ins>
      <w:ins w:id="1451" w:author="melan_000" w:date="2014-10-28T21:42:00Z">
        <w:r w:rsidR="00CC67BA">
          <w:t>.</w:t>
        </w:r>
      </w:ins>
      <w:ins w:id="1452" w:author="melan_000" w:date="2014-10-28T21:40:00Z">
        <w:r w:rsidR="00CC67BA">
          <w:t xml:space="preserve"> </w:t>
        </w:r>
      </w:ins>
      <w:ins w:id="1453" w:author="melan_000" w:date="2014-10-28T21:53:00Z">
        <w:r w:rsidR="00C55464">
          <w:t xml:space="preserve">In this case, instead of modifying the Slave logic, we simply </w:t>
        </w:r>
      </w:ins>
      <w:ins w:id="1454" w:author="melan_000" w:date="2014-10-28T21:54:00Z">
        <w:r w:rsidR="00C55464">
          <w:t xml:space="preserve">map </w:t>
        </w:r>
      </w:ins>
      <w:ins w:id="1455" w:author="melan_000" w:date="2014-10-28T21:53:00Z">
        <w:r w:rsidR="00C55464">
          <w:t xml:space="preserve">the local signals </w:t>
        </w:r>
      </w:ins>
      <w:ins w:id="1456" w:author="melan_000" w:date="2014-10-28T21:55:00Z">
        <w:r w:rsidR="00C55464">
          <w:t xml:space="preserve">named </w:t>
        </w:r>
      </w:ins>
      <w:proofErr w:type="spellStart"/>
      <w:ins w:id="1457" w:author="melan_000" w:date="2014-10-28T21:53:00Z">
        <w:r w:rsidR="00C55464" w:rsidRPr="00C55464">
          <w:rPr>
            <w:b/>
            <w:i/>
            <w:rPrChange w:id="1458" w:author="melan_000" w:date="2014-10-28T21:55:00Z">
              <w:rPr/>
            </w:rPrChange>
          </w:rPr>
          <w:t>slv_reg</w:t>
        </w:r>
        <w:proofErr w:type="spellEnd"/>
        <w:r w:rsidR="00C55464">
          <w:t xml:space="preserve"> </w:t>
        </w:r>
      </w:ins>
      <w:ins w:id="1459" w:author="melan_000" w:date="2014-10-28T21:54:00Z">
        <w:r w:rsidR="00C55464">
          <w:t xml:space="preserve">to external signals </w:t>
        </w:r>
      </w:ins>
      <w:ins w:id="1460" w:author="melan_000" w:date="2014-10-28T21:55:00Z">
        <w:r w:rsidR="00C55464">
          <w:t xml:space="preserve">named </w:t>
        </w:r>
      </w:ins>
      <w:proofErr w:type="spellStart"/>
      <w:ins w:id="1461" w:author="melan_000" w:date="2014-10-28T21:54:00Z">
        <w:r w:rsidR="00C55464" w:rsidRPr="00C55464">
          <w:rPr>
            <w:b/>
            <w:i/>
            <w:rPrChange w:id="1462" w:author="melan_000" w:date="2014-10-28T21:55:00Z">
              <w:rPr/>
            </w:rPrChange>
          </w:rPr>
          <w:t>dataout</w:t>
        </w:r>
      </w:ins>
      <w:proofErr w:type="spellEnd"/>
      <w:del w:id="1463" w:author="melan_000" w:date="2014-10-28T21:54:00Z">
        <w:r w:rsidR="001B6CAD" w:rsidDel="00C55464">
          <w:delText xml:space="preserve">(See </w:delText>
        </w:r>
      </w:del>
      <w:del w:id="1464" w:author="melan_000" w:date="2014-10-28T22:04:00Z">
        <w:r w:rsidR="001B6CAD" w:rsidDel="000B30FE">
          <w:delText>Figure 4.5</w:delText>
        </w:r>
      </w:del>
      <w:del w:id="1465" w:author="melan_000" w:date="2014-10-28T21:54:00Z">
        <w:r w:rsidR="001B6CAD" w:rsidDel="00C55464">
          <w:delText>)</w:delText>
        </w:r>
      </w:del>
      <w:r>
        <w:t xml:space="preserve">. </w:t>
      </w:r>
      <w:del w:id="1466" w:author="melan_000" w:date="2014-10-28T22:01:00Z">
        <w:r w:rsidDel="000B30FE">
          <w:delText>Notice</w:delText>
        </w:r>
      </w:del>
      <w:ins w:id="1467" w:author="melan_000" w:date="2014-10-28T22:01:00Z">
        <w:r w:rsidR="000B30FE">
          <w:t>Recall</w:t>
        </w:r>
      </w:ins>
      <w:r>
        <w:t xml:space="preserve"> from </w:t>
      </w:r>
      <w:r w:rsidR="002E21F5">
        <w:t xml:space="preserve">the timing </w:t>
      </w:r>
      <w:r w:rsidR="005C4881">
        <w:t>figures</w:t>
      </w:r>
      <w:r w:rsidR="002E21F5">
        <w:t xml:space="preserve"> in </w:t>
      </w:r>
      <w:r w:rsidR="00731C96">
        <w:t>S</w:t>
      </w:r>
      <w:r w:rsidR="002E21F5">
        <w:t>ection</w:t>
      </w:r>
      <w:ins w:id="1468" w:author="melan_000" w:date="2014-11-18T21:47:00Z">
        <w:r w:rsidR="00F944BF">
          <w:t xml:space="preserve">s </w:t>
        </w:r>
        <w:r w:rsidR="00F944BF">
          <w:fldChar w:fldCharType="begin"/>
        </w:r>
        <w:r w:rsidR="00F944BF">
          <w:instrText xml:space="preserve"> REF _Ref404110598 \r \h </w:instrText>
        </w:r>
      </w:ins>
      <w:r w:rsidR="00F944BF">
        <w:fldChar w:fldCharType="separate"/>
      </w:r>
      <w:ins w:id="1469" w:author="melan_000" w:date="2014-11-20T01:41:00Z">
        <w:r w:rsidR="00113A04">
          <w:t>4.a.i</w:t>
        </w:r>
      </w:ins>
      <w:ins w:id="1470" w:author="melan_000" w:date="2014-11-18T21:47:00Z">
        <w:r w:rsidR="00F944BF">
          <w:fldChar w:fldCharType="end"/>
        </w:r>
        <w:r w:rsidR="00F944BF">
          <w:t xml:space="preserve"> and </w:t>
        </w:r>
      </w:ins>
      <w:ins w:id="1471" w:author="melan_000" w:date="2014-11-18T21:48:00Z">
        <w:r w:rsidR="00F944BF">
          <w:fldChar w:fldCharType="begin"/>
        </w:r>
        <w:r w:rsidR="00F944BF">
          <w:instrText xml:space="preserve"> REF _Ref404110609 \r \h </w:instrText>
        </w:r>
      </w:ins>
      <w:r w:rsidR="00F944BF">
        <w:fldChar w:fldCharType="separate"/>
      </w:r>
      <w:ins w:id="1472" w:author="melan_000" w:date="2014-11-20T01:41:00Z">
        <w:r w:rsidR="00113A04">
          <w:t>4.a.ii</w:t>
        </w:r>
      </w:ins>
      <w:ins w:id="1473" w:author="melan_000" w:date="2014-11-18T21:48:00Z">
        <w:r w:rsidR="00F944BF">
          <w:fldChar w:fldCharType="end"/>
        </w:r>
      </w:ins>
      <w:del w:id="1474" w:author="melan_000" w:date="2014-11-18T21:48:00Z">
        <w:r w:rsidR="002E21F5" w:rsidDel="00F944BF">
          <w:delText xml:space="preserve"> 4</w:delText>
        </w:r>
        <w:r w:rsidDel="00F944BF">
          <w:delText>.a</w:delText>
        </w:r>
        <w:r w:rsidR="002E21F5" w:rsidDel="00F944BF">
          <w:delText>.(i,ii)</w:delText>
        </w:r>
      </w:del>
      <w:ins w:id="1475" w:author="melan_000" w:date="2014-10-28T22:00:00Z">
        <w:r w:rsidR="000B30FE">
          <w:t>,</w:t>
        </w:r>
      </w:ins>
      <w:r>
        <w:t xml:space="preserve"> </w:t>
      </w:r>
      <w:ins w:id="1476" w:author="melan_000" w:date="2014-11-19T23:36:00Z">
        <w:r w:rsidR="00A8582A">
          <w:t xml:space="preserve">that </w:t>
        </w:r>
      </w:ins>
      <w:del w:id="1477" w:author="melan_000" w:date="2014-10-28T22:06:00Z">
        <w:r w:rsidDel="001F1552">
          <w:delText xml:space="preserve">that </w:delText>
        </w:r>
      </w:del>
      <w:r>
        <w:t xml:space="preserve">the address bus </w:t>
      </w:r>
      <w:del w:id="1478" w:author="melan_000" w:date="2014-10-28T22:05:00Z">
        <w:r w:rsidDel="000B30FE">
          <w:delText xml:space="preserve">data </w:delText>
        </w:r>
      </w:del>
      <w:ins w:id="1479" w:author="melan_000" w:date="2014-10-28T22:05:00Z">
        <w:r w:rsidR="000B30FE">
          <w:t xml:space="preserve">value </w:t>
        </w:r>
      </w:ins>
      <w:r>
        <w:t>is</w:t>
      </w:r>
      <w:ins w:id="1480" w:author="melan_000" w:date="2014-10-28T22:05:00Z">
        <w:r w:rsidR="000B30FE">
          <w:t xml:space="preserve"> only</w:t>
        </w:r>
      </w:ins>
      <w:r>
        <w:t xml:space="preserve"> valid for a very short amount of time</w:t>
      </w:r>
      <w:ins w:id="1481" w:author="melan_000" w:date="2014-10-28T22:01:00Z">
        <w:r w:rsidR="000B30FE">
          <w:t>.</w:t>
        </w:r>
      </w:ins>
      <w:del w:id="1482" w:author="melan_000" w:date="2014-10-28T22:01:00Z">
        <w:r w:rsidDel="000B30FE">
          <w:delText>,</w:delText>
        </w:r>
      </w:del>
      <w:r>
        <w:t xml:space="preserve"> </w:t>
      </w:r>
      <w:del w:id="1483" w:author="melan_000" w:date="2014-10-28T22:01:00Z">
        <w:r w:rsidDel="000B30FE">
          <w:delText>hence t</w:delText>
        </w:r>
      </w:del>
      <w:ins w:id="1484" w:author="melan_000" w:date="2014-10-28T22:01:00Z">
        <w:r w:rsidR="000B30FE">
          <w:t>T</w:t>
        </w:r>
      </w:ins>
      <w:r>
        <w:t xml:space="preserve">he </w:t>
      </w:r>
      <w:proofErr w:type="spellStart"/>
      <w:r w:rsidRPr="000B30FE">
        <w:rPr>
          <w:b/>
          <w:i/>
          <w:rPrChange w:id="1485" w:author="melan_000" w:date="2014-10-28T22:02:00Z">
            <w:rPr>
              <w:b/>
            </w:rPr>
          </w:rPrChange>
        </w:rPr>
        <w:t>axi_awaddr</w:t>
      </w:r>
      <w:proofErr w:type="spellEnd"/>
      <w:ins w:id="1486" w:author="melan_000" w:date="2014-10-28T22:02:00Z">
        <w:r w:rsidR="000B30FE">
          <w:rPr>
            <w:b/>
          </w:rPr>
          <w:t xml:space="preserve"> </w:t>
        </w:r>
        <w:r w:rsidR="000B30FE">
          <w:t xml:space="preserve">and </w:t>
        </w:r>
      </w:ins>
      <w:del w:id="1487" w:author="melan_000" w:date="2014-10-28T22:02:00Z">
        <w:r w:rsidRPr="000B30FE" w:rsidDel="000B30FE">
          <w:rPr>
            <w:b/>
            <w:i/>
            <w:rPrChange w:id="1488" w:author="melan_000" w:date="2014-10-28T22:02:00Z">
              <w:rPr>
                <w:b/>
              </w:rPr>
            </w:rPrChange>
          </w:rPr>
          <w:delText>/</w:delText>
        </w:r>
      </w:del>
      <w:proofErr w:type="spellStart"/>
      <w:r w:rsidRPr="000B30FE">
        <w:rPr>
          <w:b/>
          <w:i/>
          <w:rPrChange w:id="1489" w:author="melan_000" w:date="2014-10-28T22:02:00Z">
            <w:rPr>
              <w:b/>
            </w:rPr>
          </w:rPrChange>
        </w:rPr>
        <w:t>axi_araddr</w:t>
      </w:r>
      <w:proofErr w:type="spellEnd"/>
      <w:r>
        <w:t xml:space="preserve"> </w:t>
      </w:r>
      <w:ins w:id="1490" w:author="melan_000" w:date="2014-11-19T23:37:00Z">
        <w:r w:rsidR="00A8582A">
          <w:t xml:space="preserve">registers </w:t>
        </w:r>
      </w:ins>
      <w:r>
        <w:t xml:space="preserve">are used </w:t>
      </w:r>
      <w:ins w:id="1491" w:author="melan_000" w:date="2014-10-28T22:02:00Z">
        <w:r w:rsidR="000B30FE">
          <w:t xml:space="preserve">in the generated code </w:t>
        </w:r>
      </w:ins>
      <w:del w:id="1492" w:author="melan_000" w:date="2014-10-28T22:02:00Z">
        <w:r w:rsidDel="000B30FE">
          <w:delText xml:space="preserve">by the implementation </w:delText>
        </w:r>
      </w:del>
      <w:r>
        <w:t xml:space="preserve">as latches </w:t>
      </w:r>
      <w:ins w:id="1493" w:author="melan_000" w:date="2014-10-28T22:03:00Z">
        <w:r w:rsidR="000B30FE">
          <w:t xml:space="preserve">to </w:t>
        </w:r>
      </w:ins>
      <w:ins w:id="1494" w:author="melan_000" w:date="2014-10-28T22:06:00Z">
        <w:r w:rsidR="001F1552">
          <w:t>ensure that their values are persistent for the duration of a transaction</w:t>
        </w:r>
      </w:ins>
      <w:ins w:id="1495" w:author="melan_000" w:date="2014-10-28T22:07:00Z">
        <w:r w:rsidR="001F1552">
          <w:t>. These signals</w:t>
        </w:r>
      </w:ins>
      <w:ins w:id="1496" w:author="melan_000" w:date="2014-10-28T22:04:00Z">
        <w:r w:rsidR="000B30FE">
          <w:t xml:space="preserve"> will also need to be </w:t>
        </w:r>
      </w:ins>
      <w:ins w:id="1497" w:author="melan_000" w:date="2014-10-28T22:07:00Z">
        <w:r w:rsidR="001F1552">
          <w:t xml:space="preserve">made available </w:t>
        </w:r>
      </w:ins>
      <w:ins w:id="1498" w:author="melan_000" w:date="2014-10-28T22:04:00Z">
        <w:r w:rsidR="000B30FE">
          <w:t>to the Toplevel.</w:t>
        </w:r>
      </w:ins>
      <w:ins w:id="1499" w:author="melan_000" w:date="2014-10-28T22:05:00Z">
        <w:r w:rsidR="000B30FE">
          <w:t xml:space="preserve"> The changes </w:t>
        </w:r>
      </w:ins>
      <w:ins w:id="1500" w:author="melan_000" w:date="2014-10-28T22:08:00Z">
        <w:r w:rsidR="001F1552">
          <w:t xml:space="preserve">that need to be made are shown </w:t>
        </w:r>
      </w:ins>
      <w:ins w:id="1501" w:author="melan_000" w:date="2014-10-28T22:05:00Z">
        <w:r w:rsidR="000B30FE">
          <w:t xml:space="preserve">in </w:t>
        </w:r>
      </w:ins>
      <w:ins w:id="1502" w:author="melan_000" w:date="2014-11-18T23:58:00Z">
        <w:r w:rsidR="00853055">
          <w:fldChar w:fldCharType="begin"/>
        </w:r>
        <w:r w:rsidR="00853055">
          <w:instrText xml:space="preserve"> REF _Ref404118430 \h </w:instrText>
        </w:r>
      </w:ins>
      <w:r w:rsidR="00853055">
        <w:fldChar w:fldCharType="separate"/>
      </w:r>
      <w:ins w:id="1503" w:author="melan_000" w:date="2014-11-20T01:41:00Z">
        <w:r w:rsidR="00113A04" w:rsidRPr="00530626">
          <w:t xml:space="preserve">Figure </w:t>
        </w:r>
        <w:r w:rsidR="00113A04">
          <w:rPr>
            <w:noProof/>
          </w:rPr>
          <w:t>4</w:t>
        </w:r>
        <w:r w:rsidR="00113A04">
          <w:noBreakHyphen/>
        </w:r>
        <w:r w:rsidR="00113A04">
          <w:rPr>
            <w:noProof/>
          </w:rPr>
          <w:t>5</w:t>
        </w:r>
      </w:ins>
      <w:ins w:id="1504" w:author="melan_000" w:date="2014-11-18T23:58:00Z">
        <w:r w:rsidR="00853055">
          <w:fldChar w:fldCharType="end"/>
        </w:r>
      </w:ins>
      <w:ins w:id="1505" w:author="melan_000" w:date="2014-10-28T22:05:00Z">
        <w:r w:rsidR="00853055">
          <w:t>.</w:t>
        </w:r>
      </w:ins>
      <w:del w:id="1506" w:author="melan_000" w:date="2014-10-28T22:04:00Z">
        <w:r w:rsidDel="000B30FE">
          <w:delText>for the address, storing it for a single transaction (write or read respectively), hence we will need these values as well.</w:delText>
        </w:r>
      </w:del>
    </w:p>
    <w:p w:rsidR="00530626" w:rsidRDefault="00206880">
      <w:pPr>
        <w:keepNext/>
        <w:jc w:val="center"/>
        <w:rPr>
          <w:ins w:id="1507" w:author="melan_000" w:date="2014-11-18T22:59:00Z"/>
        </w:rPr>
        <w:pPrChange w:id="1508" w:author="melan_000" w:date="2014-11-18T22:59:00Z">
          <w:pPr>
            <w:jc w:val="center"/>
          </w:pPr>
        </w:pPrChange>
      </w:pPr>
      <w:r>
        <w:rPr>
          <w:noProof/>
          <w:lang w:eastAsia="en-AU"/>
        </w:rPr>
        <w:drawing>
          <wp:inline distT="0" distB="0" distL="0" distR="0" wp14:anchorId="29291B73" wp14:editId="290ED662">
            <wp:extent cx="2981739" cy="1089329"/>
            <wp:effectExtent l="0" t="0" r="0" b="0"/>
            <wp:docPr id="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1325" cy="1089178"/>
                    </a:xfrm>
                    <a:prstGeom prst="rect">
                      <a:avLst/>
                    </a:prstGeom>
                    <a:noFill/>
                    <a:ln>
                      <a:noFill/>
                    </a:ln>
                  </pic:spPr>
                </pic:pic>
              </a:graphicData>
            </a:graphic>
          </wp:inline>
        </w:drawing>
      </w:r>
    </w:p>
    <w:p w:rsidR="0015291C" w:rsidRPr="00530626" w:rsidRDefault="00530626">
      <w:pPr>
        <w:pStyle w:val="Caption"/>
        <w:rPr>
          <w:color w:val="1F497D" w:themeColor="text2"/>
          <w:sz w:val="18"/>
          <w:rPrChange w:id="1509" w:author="melan_000" w:date="2014-11-18T22:59:00Z">
            <w:rPr/>
          </w:rPrChange>
        </w:rPr>
        <w:pPrChange w:id="1510" w:author="melan_000" w:date="2014-11-18T22:59:00Z">
          <w:pPr>
            <w:jc w:val="center"/>
          </w:pPr>
        </w:pPrChange>
      </w:pPr>
      <w:bookmarkStart w:id="1511" w:name="_Ref404118430"/>
      <w:ins w:id="1512" w:author="melan_000" w:date="2014-11-18T22:59:00Z">
        <w:r w:rsidRPr="00530626">
          <w:rPr>
            <w:szCs w:val="22"/>
          </w:rPr>
          <w:t xml:space="preserve">Figure </w:t>
        </w:r>
      </w:ins>
      <w:ins w:id="1513"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514"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515" w:author="melan_000" w:date="2014-11-20T01:41:00Z">
        <w:r w:rsidR="00113A04">
          <w:rPr>
            <w:noProof/>
            <w:szCs w:val="22"/>
          </w:rPr>
          <w:t>5</w:t>
        </w:r>
      </w:ins>
      <w:ins w:id="1516" w:author="melan_000" w:date="2014-11-19T00:07:00Z">
        <w:r w:rsidR="00B72989">
          <w:rPr>
            <w:szCs w:val="22"/>
          </w:rPr>
          <w:fldChar w:fldCharType="end"/>
        </w:r>
      </w:ins>
      <w:bookmarkEnd w:id="1511"/>
      <w:ins w:id="1517" w:author="melan_000" w:date="2014-11-18T22:59:00Z">
        <w:r w:rsidRPr="00530626">
          <w:rPr>
            <w:szCs w:val="22"/>
          </w:rPr>
          <w:t>: Exposing the written values and latched addresses within lab0_ip_v1_0_S00_AXI.vhd</w:t>
        </w:r>
      </w:ins>
    </w:p>
    <w:p w:rsidR="00175B8D" w:rsidRPr="00474059" w:rsidDel="00530626" w:rsidRDefault="00175B8D" w:rsidP="00175B8D">
      <w:pPr>
        <w:jc w:val="center"/>
        <w:rPr>
          <w:del w:id="1518" w:author="melan_000" w:date="2014-11-18T22:59:00Z"/>
          <w:i/>
        </w:rPr>
      </w:pPr>
      <w:del w:id="1519" w:author="melan_000" w:date="2014-11-18T22:59:00Z">
        <w:r w:rsidDel="00530626">
          <w:rPr>
            <w:i/>
          </w:rPr>
          <w:delText>Figure 4.</w:delText>
        </w:r>
        <w:r w:rsidR="00612682" w:rsidDel="00530626">
          <w:rPr>
            <w:i/>
          </w:rPr>
          <w:delText>5</w:delText>
        </w:r>
        <w:r w:rsidDel="00530626">
          <w:rPr>
            <w:i/>
          </w:rPr>
          <w:delText xml:space="preserve">: </w:delText>
        </w:r>
      </w:del>
      <w:del w:id="1520" w:author="melan_000" w:date="2014-10-28T22:40:00Z">
        <w:r w:rsidDel="00C231C0">
          <w:rPr>
            <w:i/>
          </w:rPr>
          <w:delText>Forwarding out</w:delText>
        </w:r>
      </w:del>
      <w:del w:id="1521" w:author="melan_000" w:date="2014-11-18T22:59:00Z">
        <w:r w:rsidDel="00530626">
          <w:rPr>
            <w:i/>
          </w:rPr>
          <w:delText xml:space="preserve"> the written values</w:delText>
        </w:r>
      </w:del>
      <w:del w:id="1522" w:author="melan_000" w:date="2014-10-28T22:40:00Z">
        <w:r w:rsidDel="00C231C0">
          <w:rPr>
            <w:i/>
          </w:rPr>
          <w:delText>/</w:delText>
        </w:r>
      </w:del>
      <w:del w:id="1523" w:author="melan_000" w:date="2014-11-18T22:59:00Z">
        <w:r w:rsidDel="00530626">
          <w:rPr>
            <w:i/>
          </w:rPr>
          <w:delText>latched addresses</w:delText>
        </w:r>
      </w:del>
    </w:p>
    <w:p w:rsidR="009A3C11" w:rsidRDefault="001F1552">
      <w:ins w:id="1524" w:author="melan_000" w:date="2014-10-28T22:10:00Z">
        <w:r>
          <w:t xml:space="preserve">To ensure that the Toplevel can access the signals introduced above, </w:t>
        </w:r>
      </w:ins>
      <w:del w:id="1525" w:author="melan_000" w:date="2014-10-28T22:10:00Z">
        <w:r w:rsidR="00167278" w:rsidDel="001F1552">
          <w:delText xml:space="preserve">As a consequence of the changes above </w:delText>
        </w:r>
      </w:del>
      <w:r w:rsidR="00167278">
        <w:t xml:space="preserve">the </w:t>
      </w:r>
      <w:ins w:id="1526" w:author="melan_000" w:date="2014-10-28T22:11:00Z">
        <w:r>
          <w:t xml:space="preserve">port definition of the </w:t>
        </w:r>
        <w:proofErr w:type="spellStart"/>
        <w:r>
          <w:t>Slave_AXI</w:t>
        </w:r>
        <w:proofErr w:type="spellEnd"/>
        <w:r>
          <w:t xml:space="preserve"> component </w:t>
        </w:r>
      </w:ins>
      <w:del w:id="1527" w:author="melan_000" w:date="2014-10-28T22:11:00Z">
        <w:r w:rsidR="00167278" w:rsidDel="001F1552">
          <w:delText xml:space="preserve">following </w:delText>
        </w:r>
        <w:r w:rsidR="00206880" w:rsidDel="001F1552">
          <w:delText xml:space="preserve">signals </w:delText>
        </w:r>
      </w:del>
      <w:del w:id="1528" w:author="melan_000" w:date="2014-10-28T22:09:00Z">
        <w:r w:rsidR="00206880" w:rsidDel="001F1552">
          <w:delText>(</w:delText>
        </w:r>
        <w:r w:rsidR="00167278" w:rsidDel="001F1552">
          <w:delText>Figure 4.6</w:delText>
        </w:r>
        <w:r w:rsidR="00206880" w:rsidDel="001F1552">
          <w:delText xml:space="preserve">) </w:delText>
        </w:r>
      </w:del>
      <w:del w:id="1529" w:author="melan_000" w:date="2014-10-28T22:10:00Z">
        <w:r w:rsidR="00206880" w:rsidDel="001F1552">
          <w:delText>have</w:delText>
        </w:r>
      </w:del>
      <w:ins w:id="1530" w:author="melan_000" w:date="2014-10-28T22:10:00Z">
        <w:r>
          <w:t>need</w:t>
        </w:r>
      </w:ins>
      <w:ins w:id="1531" w:author="Shivam Garg" w:date="2014-11-26T00:39:00Z">
        <w:r w:rsidR="00415AAA">
          <w:t>s</w:t>
        </w:r>
      </w:ins>
      <w:r w:rsidR="00206880">
        <w:t xml:space="preserve"> to be </w:t>
      </w:r>
      <w:ins w:id="1532" w:author="melan_000" w:date="2014-10-28T22:12:00Z">
        <w:r>
          <w:t xml:space="preserve">modified </w:t>
        </w:r>
      </w:ins>
      <w:del w:id="1533" w:author="melan_000" w:date="2014-10-28T22:12:00Z">
        <w:r w:rsidR="00206880" w:rsidDel="001F1552">
          <w:delText>added to the port definition of the Slave_AXI component</w:delText>
        </w:r>
      </w:del>
      <w:ins w:id="1534" w:author="melan_000" w:date="2014-10-28T22:09:00Z">
        <w:r>
          <w:t xml:space="preserve">as shown in </w:t>
        </w:r>
      </w:ins>
      <w:ins w:id="1535" w:author="melan_000" w:date="2014-11-18T23:58:00Z">
        <w:r w:rsidR="00853055">
          <w:fldChar w:fldCharType="begin"/>
        </w:r>
        <w:r w:rsidR="00853055">
          <w:instrText xml:space="preserve"> REF _Ref404118444 \h </w:instrText>
        </w:r>
      </w:ins>
      <w:r w:rsidR="00853055">
        <w:fldChar w:fldCharType="separate"/>
      </w:r>
      <w:ins w:id="1536" w:author="melan_000" w:date="2014-11-20T01:41:00Z">
        <w:r w:rsidR="00113A04" w:rsidRPr="00EF1F26">
          <w:t xml:space="preserve">Figure </w:t>
        </w:r>
        <w:r w:rsidR="00113A04">
          <w:rPr>
            <w:noProof/>
          </w:rPr>
          <w:t>4</w:t>
        </w:r>
        <w:r w:rsidR="00113A04">
          <w:noBreakHyphen/>
        </w:r>
        <w:r w:rsidR="00113A04">
          <w:rPr>
            <w:noProof/>
          </w:rPr>
          <w:t>6</w:t>
        </w:r>
      </w:ins>
      <w:ins w:id="1537" w:author="melan_000" w:date="2014-11-18T23:58:00Z">
        <w:r w:rsidR="00853055">
          <w:fldChar w:fldCharType="end"/>
        </w:r>
      </w:ins>
      <w:ins w:id="1538" w:author="melan_000" w:date="2014-10-28T22:09:00Z">
        <w:r>
          <w:t>.</w:t>
        </w:r>
      </w:ins>
      <w:del w:id="1539" w:author="melan_000" w:date="2014-10-28T22:11:00Z">
        <w:r w:rsidR="00206880" w:rsidDel="001F1552">
          <w:delText xml:space="preserve">, so that the toplevel component can pipe in AXI read values, and the written </w:delText>
        </w:r>
        <w:r w:rsidR="00612682" w:rsidDel="001F1552">
          <w:delText>v</w:delText>
        </w:r>
        <w:r w:rsidR="00206880" w:rsidDel="001F1552">
          <w:delText>alues can be read by the toplevel.</w:delText>
        </w:r>
      </w:del>
    </w:p>
    <w:p w:rsidR="00EF1F26" w:rsidRDefault="00206880">
      <w:pPr>
        <w:keepNext/>
        <w:jc w:val="center"/>
        <w:rPr>
          <w:ins w:id="1540" w:author="melan_000" w:date="2014-11-18T22:59:00Z"/>
        </w:rPr>
        <w:pPrChange w:id="1541" w:author="melan_000" w:date="2014-11-18T23:07:00Z">
          <w:pPr/>
        </w:pPrChange>
      </w:pPr>
      <w:r>
        <w:rPr>
          <w:noProof/>
          <w:lang w:eastAsia="en-AU"/>
        </w:rPr>
        <w:lastRenderedPageBreak/>
        <w:drawing>
          <wp:inline distT="0" distB="0" distL="0" distR="0" wp14:anchorId="6C4A037E" wp14:editId="6E74FA79">
            <wp:extent cx="5724525" cy="1171575"/>
            <wp:effectExtent l="0" t="0" r="9525" b="9525"/>
            <wp:docPr id="2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171575"/>
                    </a:xfrm>
                    <a:prstGeom prst="rect">
                      <a:avLst/>
                    </a:prstGeom>
                    <a:noFill/>
                    <a:ln>
                      <a:noFill/>
                    </a:ln>
                  </pic:spPr>
                </pic:pic>
              </a:graphicData>
            </a:graphic>
          </wp:inline>
        </w:drawing>
      </w:r>
    </w:p>
    <w:p w:rsidR="0015291C" w:rsidRPr="00EF1F26" w:rsidDel="00A8582A" w:rsidRDefault="00EF1F26">
      <w:pPr>
        <w:pStyle w:val="Caption"/>
        <w:rPr>
          <w:del w:id="1542" w:author="melan_000" w:date="2014-11-19T23:38:00Z"/>
          <w:color w:val="1F497D" w:themeColor="text2"/>
          <w:sz w:val="18"/>
          <w:rPrChange w:id="1543" w:author="melan_000" w:date="2014-11-18T22:59:00Z">
            <w:rPr>
              <w:del w:id="1544" w:author="melan_000" w:date="2014-11-19T23:38:00Z"/>
            </w:rPr>
          </w:rPrChange>
        </w:rPr>
        <w:pPrChange w:id="1545" w:author="melan_000" w:date="2014-11-18T22:59:00Z">
          <w:pPr/>
        </w:pPrChange>
      </w:pPr>
      <w:bookmarkStart w:id="1546" w:name="_Ref404118444"/>
      <w:ins w:id="1547" w:author="melan_000" w:date="2014-11-18T22:59:00Z">
        <w:r w:rsidRPr="00EF1F26">
          <w:rPr>
            <w:szCs w:val="22"/>
          </w:rPr>
          <w:t xml:space="preserve">Figure </w:t>
        </w:r>
      </w:ins>
      <w:ins w:id="1548" w:author="melan_000" w:date="2014-11-19T00:07:00Z">
        <w:r w:rsidR="00B72989">
          <w:rPr>
            <w:i w:val="0"/>
            <w:iCs w:val="0"/>
          </w:rPr>
          <w:fldChar w:fldCharType="begin"/>
        </w:r>
        <w:r w:rsidR="00B72989">
          <w:rPr>
            <w:szCs w:val="22"/>
          </w:rPr>
          <w:instrText xml:space="preserve"> STYLEREF 1 \s </w:instrText>
        </w:r>
      </w:ins>
      <w:r w:rsidR="00B72989">
        <w:rPr>
          <w:i w:val="0"/>
          <w:iCs w:val="0"/>
        </w:rPr>
        <w:fldChar w:fldCharType="separate"/>
      </w:r>
      <w:r w:rsidR="00113A04">
        <w:rPr>
          <w:noProof/>
          <w:szCs w:val="22"/>
        </w:rPr>
        <w:t>4</w:t>
      </w:r>
      <w:ins w:id="1549" w:author="melan_000" w:date="2014-11-19T00:07:00Z">
        <w:r w:rsidR="00B72989">
          <w:rPr>
            <w:i w:val="0"/>
            <w:iCs w:val="0"/>
          </w:rPr>
          <w:fldChar w:fldCharType="end"/>
        </w:r>
        <w:r w:rsidR="00B72989">
          <w:rPr>
            <w:szCs w:val="22"/>
          </w:rPr>
          <w:noBreakHyphen/>
        </w:r>
        <w:r w:rsidR="00B72989">
          <w:rPr>
            <w:i w:val="0"/>
            <w:iCs w:val="0"/>
          </w:rPr>
          <w:fldChar w:fldCharType="begin"/>
        </w:r>
        <w:r w:rsidR="00B72989">
          <w:rPr>
            <w:szCs w:val="22"/>
          </w:rPr>
          <w:instrText xml:space="preserve"> SEQ Figure \* ARABIC \s 1 </w:instrText>
        </w:r>
      </w:ins>
      <w:r w:rsidR="00B72989">
        <w:rPr>
          <w:i w:val="0"/>
          <w:iCs w:val="0"/>
        </w:rPr>
        <w:fldChar w:fldCharType="separate"/>
      </w:r>
      <w:ins w:id="1550" w:author="melan_000" w:date="2014-11-20T01:41:00Z">
        <w:r w:rsidR="00113A04">
          <w:rPr>
            <w:noProof/>
            <w:szCs w:val="22"/>
          </w:rPr>
          <w:t>6</w:t>
        </w:r>
      </w:ins>
      <w:ins w:id="1551" w:author="melan_000" w:date="2014-11-19T00:07:00Z">
        <w:r w:rsidR="00B72989">
          <w:rPr>
            <w:i w:val="0"/>
            <w:iCs w:val="0"/>
          </w:rPr>
          <w:fldChar w:fldCharType="end"/>
        </w:r>
      </w:ins>
      <w:bookmarkEnd w:id="1546"/>
      <w:ins w:id="1552" w:author="melan_000" w:date="2014-11-18T22:59:00Z">
        <w:r w:rsidRPr="00EF1F26">
          <w:rPr>
            <w:szCs w:val="22"/>
          </w:rPr>
          <w:t xml:space="preserve">: Required signal additions to the </w:t>
        </w:r>
        <w:proofErr w:type="spellStart"/>
        <w:r w:rsidRPr="00EF1F26">
          <w:rPr>
            <w:szCs w:val="22"/>
          </w:rPr>
          <w:t>Slave_AXI</w:t>
        </w:r>
        <w:proofErr w:type="spellEnd"/>
        <w:r w:rsidRPr="00EF1F26">
          <w:rPr>
            <w:szCs w:val="22"/>
          </w:rPr>
          <w:t xml:space="preserve"> entity declaration</w:t>
        </w:r>
      </w:ins>
    </w:p>
    <w:p w:rsidR="00167278" w:rsidDel="00EF1F26" w:rsidRDefault="00167278" w:rsidP="00167278">
      <w:pPr>
        <w:jc w:val="center"/>
        <w:rPr>
          <w:del w:id="1553" w:author="melan_000" w:date="2014-11-18T22:59:00Z"/>
          <w:i/>
        </w:rPr>
      </w:pPr>
      <w:del w:id="1554" w:author="melan_000" w:date="2014-11-18T22:59:00Z">
        <w:r w:rsidDel="00EF1F26">
          <w:rPr>
            <w:i/>
          </w:rPr>
          <w:delText xml:space="preserve">Figure 4.6: </w:delText>
        </w:r>
      </w:del>
      <w:del w:id="1555" w:author="melan_000" w:date="2014-10-28T22:40:00Z">
        <w:r w:rsidDel="00C231C0">
          <w:rPr>
            <w:i/>
          </w:rPr>
          <w:delText>S</w:delText>
        </w:r>
      </w:del>
      <w:del w:id="1556" w:author="melan_000" w:date="2014-11-18T22:59:00Z">
        <w:r w:rsidDel="00EF1F26">
          <w:rPr>
            <w:i/>
          </w:rPr>
          <w:delText>ignal</w:delText>
        </w:r>
      </w:del>
      <w:del w:id="1557" w:author="melan_000" w:date="2014-10-28T22:40:00Z">
        <w:r w:rsidDel="00C231C0">
          <w:rPr>
            <w:i/>
          </w:rPr>
          <w:delText>s</w:delText>
        </w:r>
      </w:del>
      <w:del w:id="1558" w:author="melan_000" w:date="2014-11-18T22:59:00Z">
        <w:r w:rsidDel="00EF1F26">
          <w:rPr>
            <w:i/>
          </w:rPr>
          <w:delText xml:space="preserve"> </w:delText>
        </w:r>
      </w:del>
      <w:del w:id="1559" w:author="melan_000" w:date="2014-10-28T22:40:00Z">
        <w:r w:rsidDel="00C231C0">
          <w:rPr>
            <w:i/>
          </w:rPr>
          <w:delText>to add</w:delText>
        </w:r>
      </w:del>
      <w:del w:id="1560" w:author="melan_000" w:date="2014-11-18T22:59:00Z">
        <w:r w:rsidDel="00EF1F26">
          <w:rPr>
            <w:i/>
          </w:rPr>
          <w:delText xml:space="preserve"> to the </w:delText>
        </w:r>
      </w:del>
      <w:del w:id="1561" w:author="melan_000" w:date="2014-10-28T22:41:00Z">
        <w:r w:rsidR="00B83FE4" w:rsidDel="00C231C0">
          <w:rPr>
            <w:i/>
          </w:rPr>
          <w:delText>E</w:delText>
        </w:r>
      </w:del>
      <w:del w:id="1562" w:author="melan_000" w:date="2014-11-18T22:59:00Z">
        <w:r w:rsidDel="00EF1F26">
          <w:rPr>
            <w:i/>
          </w:rPr>
          <w:delText>ntity declaration</w:delText>
        </w:r>
      </w:del>
    </w:p>
    <w:p w:rsidR="00C1375D" w:rsidRPr="00C1375D" w:rsidDel="001F1552" w:rsidRDefault="00C1375D" w:rsidP="00C1375D">
      <w:pPr>
        <w:rPr>
          <w:del w:id="1563" w:author="melan_000" w:date="2014-10-28T22:16:00Z"/>
        </w:rPr>
      </w:pPr>
      <w:del w:id="1564" w:author="melan_000" w:date="2014-10-28T22:14:00Z">
        <w:r w:rsidDel="001F1552">
          <w:delText xml:space="preserve">We are now done with the </w:delText>
        </w:r>
      </w:del>
      <w:del w:id="1565" w:author="melan_000" w:date="2014-11-19T23:38:00Z">
        <w:r w:rsidDel="00A8582A">
          <w:delText xml:space="preserve">Slave_AXI </w:delText>
        </w:r>
      </w:del>
      <w:del w:id="1566" w:author="melan_000" w:date="2014-10-28T22:14:00Z">
        <w:r w:rsidDel="001F1552">
          <w:delText>implementation</w:delText>
        </w:r>
      </w:del>
      <w:del w:id="1567" w:author="melan_000" w:date="2014-11-19T23:38:00Z">
        <w:r w:rsidDel="00A8582A">
          <w:delText xml:space="preserve"> file</w:delText>
        </w:r>
      </w:del>
      <w:del w:id="1568" w:author="melan_000" w:date="2014-10-28T22:14:00Z">
        <w:r w:rsidDel="001F1552">
          <w:delText>, and</w:delText>
        </w:r>
      </w:del>
      <w:del w:id="1569" w:author="melan_000" w:date="2014-11-19T23:38:00Z">
        <w:r w:rsidDel="00A8582A">
          <w:delText xml:space="preserve"> will </w:delText>
        </w:r>
      </w:del>
      <w:del w:id="1570" w:author="melan_000" w:date="2014-10-28T22:15:00Z">
        <w:r w:rsidDel="001F1552">
          <w:delText>now move onto making changes which correspond to these on the Toplevel file</w:delText>
        </w:r>
      </w:del>
      <w:del w:id="1571" w:author="melan_000" w:date="2014-11-19T23:38:00Z">
        <w:r w:rsidDel="00A8582A">
          <w:delText>.</w:delText>
        </w:r>
      </w:del>
    </w:p>
    <w:p w:rsidR="00C1375D" w:rsidRPr="00167278" w:rsidRDefault="00C1375D">
      <w:pPr>
        <w:pStyle w:val="Caption"/>
        <w:pPrChange w:id="1572" w:author="melan_000" w:date="2014-11-19T23:38:00Z">
          <w:pPr>
            <w:jc w:val="center"/>
          </w:pPr>
        </w:pPrChange>
      </w:pPr>
    </w:p>
    <w:p w:rsidR="0015291C" w:rsidRDefault="00A37305">
      <w:pPr>
        <w:pStyle w:val="Heading3"/>
      </w:pPr>
      <w:bookmarkStart w:id="1573" w:name="_Toc404211010"/>
      <w:ins w:id="1574" w:author="melan_000" w:date="2014-11-18T21:43:00Z">
        <w:r>
          <w:t>Ch</w:t>
        </w:r>
      </w:ins>
      <w:del w:id="1575" w:author="melan_000" w:date="2014-11-18T21:27:00Z">
        <w:r w:rsidR="0098090E" w:rsidDel="00411C9F">
          <w:delText>4</w:delText>
        </w:r>
        <w:r w:rsidR="00206880" w:rsidDel="00411C9F">
          <w:delText xml:space="preserve">.b.ii </w:delText>
        </w:r>
      </w:del>
      <w:del w:id="1576" w:author="melan_000" w:date="2014-11-18T21:43:00Z">
        <w:r w:rsidR="00206880" w:rsidDel="00A37305">
          <w:delText>Ch</w:delText>
        </w:r>
      </w:del>
      <w:r w:rsidR="00206880">
        <w:t>anges to Toplevel</w:t>
      </w:r>
      <w:bookmarkEnd w:id="1573"/>
    </w:p>
    <w:p w:rsidR="0015291C" w:rsidRDefault="00206880">
      <w:r>
        <w:t>There are two ways</w:t>
      </w:r>
      <w:ins w:id="1577" w:author="melan_000" w:date="2014-10-28T22:26:00Z">
        <w:r w:rsidR="00C231C0">
          <w:t xml:space="preserve"> that one</w:t>
        </w:r>
      </w:ins>
      <w:del w:id="1578" w:author="melan_000" w:date="2014-10-28T22:27:00Z">
        <w:r w:rsidDel="00C231C0">
          <w:delText xml:space="preserve"> in order to</w:delText>
        </w:r>
      </w:del>
      <w:ins w:id="1579" w:author="melan_000" w:date="2014-10-28T22:27:00Z">
        <w:r w:rsidR="00C231C0">
          <w:t xml:space="preserve"> can</w:t>
        </w:r>
      </w:ins>
      <w:r>
        <w:t xml:space="preserve"> utilise the values from the processor:</w:t>
      </w:r>
    </w:p>
    <w:p w:rsidR="0015291C" w:rsidRDefault="00C231C0">
      <w:pPr>
        <w:pStyle w:val="ListParagraph"/>
        <w:numPr>
          <w:ilvl w:val="0"/>
          <w:numId w:val="20"/>
        </w:numPr>
      </w:pPr>
      <w:ins w:id="1580" w:author="melan_000" w:date="2014-10-28T22:30:00Z">
        <w:r>
          <w:t>The first approach is</w:t>
        </w:r>
      </w:ins>
      <w:del w:id="1581" w:author="melan_000" w:date="2014-10-28T22:28:00Z">
        <w:r w:rsidR="00206880" w:rsidDel="00C231C0">
          <w:delText>Firstly you</w:delText>
        </w:r>
      </w:del>
      <w:del w:id="1582" w:author="melan_000" w:date="2014-10-28T22:30:00Z">
        <w:r w:rsidR="00206880" w:rsidDel="00C231C0">
          <w:delText xml:space="preserve"> can</w:delText>
        </w:r>
      </w:del>
      <w:r w:rsidR="00206880">
        <w:t xml:space="preserve"> </w:t>
      </w:r>
      <w:del w:id="1583" w:author="melan_000" w:date="2014-10-28T22:30:00Z">
        <w:r w:rsidR="00206880" w:rsidDel="00C231C0">
          <w:delText xml:space="preserve">simply </w:delText>
        </w:r>
      </w:del>
      <w:ins w:id="1584" w:author="melan_000" w:date="2014-10-28T22:30:00Z">
        <w:r>
          <w:t xml:space="preserve">to </w:t>
        </w:r>
      </w:ins>
      <w:r w:rsidR="00206880">
        <w:t xml:space="preserve">use </w:t>
      </w:r>
      <w:ins w:id="1585" w:author="melan_000" w:date="2014-10-29T08:38:00Z">
        <w:r w:rsidR="009E6607">
          <w:t xml:space="preserve">registers which </w:t>
        </w:r>
      </w:ins>
      <w:ins w:id="1586" w:author="melan_000" w:date="2014-10-29T08:40:00Z">
        <w:r w:rsidR="00A33A6C">
          <w:t>will</w:t>
        </w:r>
      </w:ins>
      <w:ins w:id="1587" w:author="melan_000" w:date="2014-10-29T08:38:00Z">
        <w:r w:rsidR="009E6607">
          <w:t xml:space="preserve"> be accessed </w:t>
        </w:r>
      </w:ins>
      <w:ins w:id="1588" w:author="melan_000" w:date="2014-10-29T08:40:00Z">
        <w:r w:rsidR="00A33A6C">
          <w:t xml:space="preserve">independently </w:t>
        </w:r>
      </w:ins>
      <w:ins w:id="1589" w:author="melan_000" w:date="2014-10-29T08:38:00Z">
        <w:r w:rsidR="009E6607">
          <w:t>by both the AXI bus and the</w:t>
        </w:r>
        <w:r w:rsidR="00A33A6C">
          <w:t xml:space="preserve"> underlying peripheral</w:t>
        </w:r>
      </w:ins>
      <w:del w:id="1590" w:author="melan_000" w:date="2014-10-29T08:40:00Z">
        <w:r w:rsidR="00206880" w:rsidDel="00A33A6C">
          <w:delText xml:space="preserve">the </w:delText>
        </w:r>
      </w:del>
      <w:del w:id="1591" w:author="melan_000" w:date="2014-10-28T22:28:00Z">
        <w:r w:rsidR="00206880" w:rsidDel="00C231C0">
          <w:delText xml:space="preserve">existing </w:delText>
        </w:r>
      </w:del>
      <w:del w:id="1592" w:author="melan_000" w:date="2014-10-29T08:40:00Z">
        <w:r w:rsidR="00206880" w:rsidDel="00A33A6C">
          <w:delText xml:space="preserve">register implementation </w:delText>
        </w:r>
      </w:del>
      <w:del w:id="1593" w:author="melan_000" w:date="2014-10-28T22:29:00Z">
        <w:r w:rsidR="00206880" w:rsidDel="00C231C0">
          <w:delText>in the generated AXI protocol</w:delText>
        </w:r>
      </w:del>
      <w:del w:id="1594" w:author="melan_000" w:date="2014-10-29T08:40:00Z">
        <w:r w:rsidR="00206880" w:rsidDel="00A33A6C">
          <w:delText xml:space="preserve"> and read from the registers. This will work if your implementation is not dependent on user </w:delText>
        </w:r>
        <w:r w:rsidR="009D21A8" w:rsidDel="00A33A6C">
          <w:delText xml:space="preserve">(Master Processor) </w:delText>
        </w:r>
        <w:r w:rsidR="00206880" w:rsidDel="00A33A6C">
          <w:delText xml:space="preserve">actions and simply runs on its own based on the values the user has sent to you. While for AXI-reads static values can simply be inserted and read by the </w:delText>
        </w:r>
        <w:r w:rsidR="001D1C0A" w:rsidDel="00A33A6C">
          <w:delText>Master</w:delText>
        </w:r>
        <w:r w:rsidR="00206880" w:rsidDel="00A33A6C">
          <w:delText xml:space="preserve"> on </w:delText>
        </w:r>
        <w:r w:rsidR="00A84BC1" w:rsidDel="00A33A6C">
          <w:delText>an as needed</w:delText>
        </w:r>
        <w:r w:rsidR="00206880" w:rsidDel="00A33A6C">
          <w:delText xml:space="preserve"> basis</w:delText>
        </w:r>
      </w:del>
      <w:r w:rsidR="00206880">
        <w:t>.</w:t>
      </w:r>
      <w:ins w:id="1595" w:author="melan_000" w:date="2014-10-29T08:46:00Z">
        <w:r w:rsidR="00A33A6C">
          <w:t xml:space="preserve"> The peripheral need not know exactly when a read or write operation has taken place.</w:t>
        </w:r>
      </w:ins>
    </w:p>
    <w:p w:rsidR="0045532E" w:rsidRDefault="00206880">
      <w:pPr>
        <w:pStyle w:val="ListParagraph"/>
        <w:numPr>
          <w:ilvl w:val="0"/>
          <w:numId w:val="20"/>
        </w:numPr>
        <w:rPr>
          <w:ins w:id="1596" w:author="melan_000" w:date="2014-10-29T08:51:00Z"/>
        </w:rPr>
      </w:pPr>
      <w:r>
        <w:t xml:space="preserve">The second </w:t>
      </w:r>
      <w:del w:id="1597" w:author="melan_000" w:date="2014-10-28T22:30:00Z">
        <w:r w:rsidDel="00C231C0">
          <w:delText xml:space="preserve">(much more useful </w:delText>
        </w:r>
      </w:del>
      <w:r>
        <w:t>approach</w:t>
      </w:r>
      <w:del w:id="1598" w:author="melan_000" w:date="2014-10-28T22:30:00Z">
        <w:r w:rsidDel="00C231C0">
          <w:delText>)</w:delText>
        </w:r>
      </w:del>
      <w:r>
        <w:t xml:space="preserve"> is to </w:t>
      </w:r>
      <w:ins w:id="1599" w:author="melan_000" w:date="2014-10-29T08:47:00Z">
        <w:r w:rsidR="00A33A6C">
          <w:t>handle AXI communication in real time. One</w:t>
        </w:r>
      </w:ins>
      <w:del w:id="1600" w:author="melan_000" w:date="2014-10-29T08:47:00Z">
        <w:r w:rsidDel="00A33A6C">
          <w:delText>do this in real time while the reads/writes are taking place on the AXI bus so that you</w:delText>
        </w:r>
      </w:del>
      <w:r>
        <w:t xml:space="preserve"> can effectively </w:t>
      </w:r>
      <w:r w:rsidR="004C0E92">
        <w:t>‘</w:t>
      </w:r>
      <w:proofErr w:type="gramStart"/>
      <w:r>
        <w:t>snoop</w:t>
      </w:r>
      <w:proofErr w:type="gramEnd"/>
      <w:r w:rsidR="004C0E92">
        <w:t>’</w:t>
      </w:r>
      <w:r>
        <w:t xml:space="preserve"> the </w:t>
      </w:r>
      <w:r w:rsidR="00A84BC1">
        <w:t>AXI bus lines</w:t>
      </w:r>
      <w:ins w:id="1601" w:author="melan_000" w:date="2014-10-29T08:48:00Z">
        <w:r w:rsidR="00A33A6C">
          <w:t xml:space="preserve"> and be reactive to communication from </w:t>
        </w:r>
      </w:ins>
      <w:ins w:id="1602" w:author="melan_000" w:date="2014-10-29T08:49:00Z">
        <w:r w:rsidR="00A33A6C">
          <w:t>the master</w:t>
        </w:r>
      </w:ins>
      <w:ins w:id="1603" w:author="melan_000" w:date="2014-10-29T08:51:00Z">
        <w:r w:rsidR="0045532E">
          <w:t xml:space="preserve"> as it occurs</w:t>
        </w:r>
      </w:ins>
      <w:ins w:id="1604" w:author="melan_000" w:date="2014-10-29T08:49:00Z">
        <w:r w:rsidR="00A33A6C">
          <w:t xml:space="preserve">. </w:t>
        </w:r>
      </w:ins>
      <w:ins w:id="1605" w:author="melan_000" w:date="2014-10-29T08:53:00Z">
        <w:r w:rsidR="0045532E">
          <w:t>An example would be an address which always reads 0</w:t>
        </w:r>
        <w:r w:rsidR="0045532E" w:rsidRPr="00415AAA">
          <w:t xml:space="preserve">, but when written with any value, </w:t>
        </w:r>
      </w:ins>
      <w:ins w:id="1606" w:author="melan_000" w:date="2014-10-29T08:55:00Z">
        <w:r w:rsidR="0045532E" w:rsidRPr="00415AAA">
          <w:t xml:space="preserve">a state transition </w:t>
        </w:r>
      </w:ins>
      <w:ins w:id="1607" w:author="melan_000" w:date="2014-10-29T08:57:00Z">
        <w:r w:rsidR="0045532E" w:rsidRPr="00415AAA">
          <w:t xml:space="preserve">occurs </w:t>
        </w:r>
      </w:ins>
      <w:ins w:id="1608" w:author="melan_000" w:date="2014-10-29T08:55:00Z">
        <w:r w:rsidR="0045532E" w:rsidRPr="00415AAA">
          <w:t>within</w:t>
        </w:r>
      </w:ins>
      <w:ins w:id="1609" w:author="melan_000" w:date="2014-10-29T08:56:00Z">
        <w:r w:rsidR="0045532E" w:rsidRPr="00415AAA">
          <w:t xml:space="preserve"> t</w:t>
        </w:r>
      </w:ins>
      <w:ins w:id="1610" w:author="melan_000" w:date="2014-10-29T08:55:00Z">
        <w:r w:rsidR="0045532E" w:rsidRPr="00415AAA">
          <w:t>he peripheral</w:t>
        </w:r>
      </w:ins>
      <w:ins w:id="1611" w:author="melan_000" w:date="2014-10-29T08:54:00Z">
        <w:r w:rsidR="0045532E" w:rsidRPr="00415AAA">
          <w:t>.</w:t>
        </w:r>
      </w:ins>
      <w:ins w:id="1612" w:author="melan_000" w:date="2014-10-29T08:59:00Z">
        <w:r w:rsidR="004A6C8A" w:rsidRPr="00415AAA">
          <w:t xml:space="preserve"> The data in either </w:t>
        </w:r>
        <w:proofErr w:type="gramStart"/>
        <w:r w:rsidR="004A6C8A" w:rsidRPr="00415AAA">
          <w:t>case,</w:t>
        </w:r>
        <w:proofErr w:type="gramEnd"/>
        <w:r w:rsidR="004A6C8A">
          <w:t xml:space="preserve"> has no tangible value.</w:t>
        </w:r>
      </w:ins>
    </w:p>
    <w:p w:rsidR="0015291C" w:rsidDel="0045532E" w:rsidRDefault="00206880">
      <w:pPr>
        <w:pStyle w:val="ListParagraph"/>
        <w:numPr>
          <w:ilvl w:val="0"/>
          <w:numId w:val="20"/>
        </w:numPr>
        <w:rPr>
          <w:del w:id="1613" w:author="melan_000" w:date="2014-10-29T08:51:00Z"/>
        </w:rPr>
      </w:pPr>
      <w:del w:id="1614" w:author="melan_000" w:date="2014-10-29T08:51:00Z">
        <w:r w:rsidDel="0045532E">
          <w:delText xml:space="preserve">, thus being able to realise when the </w:delText>
        </w:r>
        <w:r w:rsidR="000B5DE5" w:rsidDel="0045532E">
          <w:delText>Master</w:delText>
        </w:r>
        <w:r w:rsidDel="0045532E">
          <w:delText xml:space="preserve"> has </w:delText>
        </w:r>
        <w:r w:rsidR="00212C23" w:rsidDel="0045532E">
          <w:delText>invoked</w:delText>
        </w:r>
        <w:r w:rsidDel="0045532E">
          <w:delText xml:space="preserve"> an action and </w:delText>
        </w:r>
        <w:r w:rsidR="001C4935" w:rsidDel="0045532E">
          <w:delText>react</w:delText>
        </w:r>
        <w:r w:rsidDel="0045532E">
          <w:delText xml:space="preserve"> </w:delText>
        </w:r>
        <w:r w:rsidR="00212C23" w:rsidDel="0045532E">
          <w:delText xml:space="preserve">to it </w:delText>
        </w:r>
        <w:r w:rsidDel="0045532E">
          <w:delText xml:space="preserve">accordingly. Of course the actual </w:delText>
        </w:r>
        <w:r w:rsidR="00556F7D" w:rsidDel="0045532E">
          <w:delText>Slave_</w:delText>
        </w:r>
        <w:r w:rsidDel="0045532E">
          <w:delText>AXI implementation can be modified to achieve this goal</w:delText>
        </w:r>
        <w:r w:rsidR="00021FAD" w:rsidDel="0045532E">
          <w:delText xml:space="preserve"> as well.</w:delText>
        </w:r>
        <w:r w:rsidDel="0045532E">
          <w:delText xml:space="preserve"> </w:delText>
        </w:r>
        <w:r w:rsidR="00021FAD" w:rsidDel="0045532E">
          <w:delText>H</w:delText>
        </w:r>
        <w:r w:rsidDel="0045532E">
          <w:delText>owever</w:delText>
        </w:r>
        <w:r w:rsidR="00021FAD" w:rsidDel="0045532E">
          <w:delText>,</w:delText>
        </w:r>
        <w:r w:rsidDel="0045532E">
          <w:delText xml:space="preserve"> to keep the complexity down to a minimum and </w:delText>
        </w:r>
        <w:r w:rsidR="00021FAD" w:rsidDel="0045532E">
          <w:delText>to avoid</w:delText>
        </w:r>
        <w:r w:rsidDel="0045532E">
          <w:delText xml:space="preserve"> difficult debug</w:delText>
        </w:r>
        <w:r w:rsidR="00021FAD" w:rsidDel="0045532E">
          <w:delText>ging</w:delText>
        </w:r>
        <w:r w:rsidDel="0045532E">
          <w:delText xml:space="preserve"> problems </w:delText>
        </w:r>
        <w:r w:rsidR="00021FAD" w:rsidDel="0045532E">
          <w:delText>we’ll stick to the snooping-</w:delText>
        </w:r>
        <w:r w:rsidDel="0045532E">
          <w:delText>based approach.</w:delText>
        </w:r>
      </w:del>
    </w:p>
    <w:p w:rsidR="0015291C" w:rsidRDefault="00206880">
      <w:r>
        <w:t>We’ll come back</w:t>
      </w:r>
      <w:r w:rsidR="00E8359A">
        <w:t xml:space="preserve"> to these ideas in the </w:t>
      </w:r>
      <w:r w:rsidR="00B772F1">
        <w:t>S</w:t>
      </w:r>
      <w:r w:rsidR="00E8359A">
        <w:t xml:space="preserve">ection </w:t>
      </w:r>
      <w:ins w:id="1615" w:author="melan_000" w:date="2014-11-18T21:48:00Z">
        <w:r w:rsidR="00F944BF">
          <w:fldChar w:fldCharType="begin"/>
        </w:r>
        <w:r w:rsidR="00F944BF">
          <w:instrText xml:space="preserve"> REF _Ref404110646 \r \h </w:instrText>
        </w:r>
      </w:ins>
      <w:r w:rsidR="00F944BF">
        <w:fldChar w:fldCharType="separate"/>
      </w:r>
      <w:ins w:id="1616" w:author="melan_000" w:date="2014-11-20T01:41:00Z">
        <w:r w:rsidR="00113A04">
          <w:t>6</w:t>
        </w:r>
      </w:ins>
      <w:ins w:id="1617" w:author="melan_000" w:date="2014-11-18T21:48:00Z">
        <w:r w:rsidR="00F944BF">
          <w:fldChar w:fldCharType="end"/>
        </w:r>
      </w:ins>
      <w:del w:id="1618" w:author="melan_000" w:date="2014-11-18T21:48:00Z">
        <w:r w:rsidR="00E8359A" w:rsidDel="00F944BF">
          <w:delText>6</w:delText>
        </w:r>
      </w:del>
      <w:r>
        <w:t xml:space="preserve">, but for now we’ll stick to some simple modifications so that we can determine if the changes that we have made to the </w:t>
      </w:r>
      <w:ins w:id="1619" w:author="melan_000" w:date="2014-10-28T22:31:00Z">
        <w:r w:rsidR="00C231C0">
          <w:t xml:space="preserve">IP </w:t>
        </w:r>
      </w:ins>
      <w:r>
        <w:t xml:space="preserve">source </w:t>
      </w:r>
      <w:del w:id="1620" w:author="melan_000" w:date="2014-10-28T22:31:00Z">
        <w:r w:rsidDel="00C231C0">
          <w:delText xml:space="preserve">of the IP </w:delText>
        </w:r>
      </w:del>
      <w:r w:rsidR="00F521CB">
        <w:t xml:space="preserve">have carried </w:t>
      </w:r>
      <w:r>
        <w:t xml:space="preserve">through to our </w:t>
      </w:r>
      <w:r w:rsidR="004A60BC">
        <w:t>high-level</w:t>
      </w:r>
      <w:r w:rsidR="00F521CB">
        <w:t xml:space="preserve"> design</w:t>
      </w:r>
      <w:r>
        <w:t>.</w:t>
      </w:r>
    </w:p>
    <w:p w:rsidR="0015291C" w:rsidRDefault="009A4E6F">
      <w:ins w:id="1621" w:author="melan_000" w:date="2014-10-29T09:00:00Z">
        <w:r>
          <w:t xml:space="preserve">Your next task is to </w:t>
        </w:r>
      </w:ins>
      <w:del w:id="1622" w:author="melan_000" w:date="2014-10-28T22:31:00Z">
        <w:r w:rsidR="009A4A5A" w:rsidDel="00C231C0">
          <w:delText>To start off</w:delText>
        </w:r>
        <w:r w:rsidR="00206880" w:rsidDel="00C231C0">
          <w:delText xml:space="preserve"> m</w:delText>
        </w:r>
      </w:del>
      <w:ins w:id="1623" w:author="melan_000" w:date="2014-10-29T09:00:00Z">
        <w:r>
          <w:t>m</w:t>
        </w:r>
      </w:ins>
      <w:r w:rsidR="00206880">
        <w:t xml:space="preserve">odify </w:t>
      </w:r>
      <w:ins w:id="1624" w:author="melan_000" w:date="2014-10-28T22:37:00Z">
        <w:r w:rsidR="00C231C0">
          <w:t>the Toplevel</w:t>
        </w:r>
      </w:ins>
      <w:ins w:id="1625" w:author="melan_000" w:date="2014-10-28T22:38:00Z">
        <w:r w:rsidR="00C231C0">
          <w:t xml:space="preserve"> source file</w:t>
        </w:r>
      </w:ins>
      <w:ins w:id="1626" w:author="melan_000" w:date="2014-10-28T22:37:00Z">
        <w:r w:rsidR="00C231C0">
          <w:t xml:space="preserve"> to reflect the port changes that were made to the </w:t>
        </w:r>
        <w:proofErr w:type="spellStart"/>
        <w:r w:rsidR="00C231C0">
          <w:t>Slave_AXI</w:t>
        </w:r>
        <w:proofErr w:type="spellEnd"/>
        <w:r w:rsidR="00C231C0">
          <w:t xml:space="preserve"> component</w:t>
        </w:r>
      </w:ins>
      <w:ins w:id="1627" w:author="melan_000" w:date="2014-10-28T22:38:00Z">
        <w:r w:rsidR="00C231C0">
          <w:t xml:space="preserve"> in</w:t>
        </w:r>
      </w:ins>
      <w:ins w:id="1628" w:author="melan_000" w:date="2014-10-28T22:42:00Z">
        <w:r w:rsidR="00C231C0">
          <w:t xml:space="preserve"> </w:t>
        </w:r>
      </w:ins>
      <w:ins w:id="1629" w:author="melan_000" w:date="2014-10-28T22:43:00Z">
        <w:r w:rsidR="00C231C0">
          <w:t xml:space="preserve">Section </w:t>
        </w:r>
      </w:ins>
      <w:ins w:id="1630" w:author="melan_000" w:date="2014-11-18T21:48:00Z">
        <w:r w:rsidR="00F944BF">
          <w:fldChar w:fldCharType="begin"/>
        </w:r>
        <w:r w:rsidR="00F944BF">
          <w:instrText xml:space="preserve"> REF _Ref402299531 \r \h </w:instrText>
        </w:r>
      </w:ins>
      <w:r w:rsidR="00F944BF">
        <w:fldChar w:fldCharType="separate"/>
      </w:r>
      <w:ins w:id="1631" w:author="melan_000" w:date="2014-11-20T01:41:00Z">
        <w:r w:rsidR="00113A04">
          <w:t>4.b.i</w:t>
        </w:r>
      </w:ins>
      <w:ins w:id="1632" w:author="melan_000" w:date="2014-11-18T21:48:00Z">
        <w:r w:rsidR="00F944BF">
          <w:fldChar w:fldCharType="end"/>
        </w:r>
      </w:ins>
      <w:ins w:id="1633" w:author="melan_000" w:date="2014-10-28T22:44:00Z">
        <w:r w:rsidR="00233BB1">
          <w:t xml:space="preserve"> as shown in</w:t>
        </w:r>
      </w:ins>
      <w:ins w:id="1634" w:author="melan_000" w:date="2014-11-18T23:59:00Z">
        <w:r w:rsidR="00853055">
          <w:t xml:space="preserve"> </w:t>
        </w:r>
        <w:r w:rsidR="00853055">
          <w:fldChar w:fldCharType="begin"/>
        </w:r>
        <w:r w:rsidR="00853055">
          <w:instrText xml:space="preserve"> REF _Ref404118517 \h </w:instrText>
        </w:r>
      </w:ins>
      <w:r w:rsidR="00853055">
        <w:fldChar w:fldCharType="separate"/>
      </w:r>
      <w:ins w:id="1635" w:author="melan_000" w:date="2014-11-20T01:41:00Z">
        <w:r w:rsidR="00113A04" w:rsidRPr="00EF1F26">
          <w:t xml:space="preserve">Figure </w:t>
        </w:r>
        <w:r w:rsidR="00113A04">
          <w:rPr>
            <w:noProof/>
          </w:rPr>
          <w:t>4</w:t>
        </w:r>
        <w:r w:rsidR="00113A04">
          <w:noBreakHyphen/>
        </w:r>
        <w:r w:rsidR="00113A04">
          <w:rPr>
            <w:noProof/>
          </w:rPr>
          <w:t>7</w:t>
        </w:r>
      </w:ins>
      <w:ins w:id="1636" w:author="melan_000" w:date="2014-11-18T23:59:00Z">
        <w:r w:rsidR="00853055">
          <w:fldChar w:fldCharType="end"/>
        </w:r>
      </w:ins>
      <w:del w:id="1637" w:author="melan_000" w:date="2014-10-28T22:37:00Z">
        <w:r w:rsidR="00206880" w:rsidDel="00C231C0">
          <w:delText xml:space="preserve">the port map of the Slave_AXI component within the Toplevel, to add signals to the new ports </w:delText>
        </w:r>
        <w:r w:rsidR="00941658" w:rsidDel="00C231C0">
          <w:delText xml:space="preserve">that </w:delText>
        </w:r>
        <w:r w:rsidR="00206880" w:rsidDel="00C231C0">
          <w:delText>we have just added</w:delText>
        </w:r>
      </w:del>
      <w:del w:id="1638" w:author="melan_000" w:date="2014-10-28T22:32:00Z">
        <w:r w:rsidR="00206880" w:rsidDel="00C231C0">
          <w:delText xml:space="preserve"> in</w:delText>
        </w:r>
      </w:del>
      <w:del w:id="1639" w:author="melan_000" w:date="2014-10-28T22:44:00Z">
        <w:r w:rsidR="00206880" w:rsidDel="00233BB1">
          <w:delText xml:space="preserve">. </w:delText>
        </w:r>
      </w:del>
      <w:del w:id="1640" w:author="melan_000" w:date="2014-11-18T23:59:00Z">
        <w:r w:rsidR="005A4222" w:rsidDel="00853055">
          <w:delText>Figure 4.7</w:delText>
        </w:r>
      </w:del>
      <w:del w:id="1641" w:author="melan_000" w:date="2014-10-28T22:44:00Z">
        <w:r w:rsidR="005A4222" w:rsidDel="00233BB1">
          <w:delText xml:space="preserve"> </w:delText>
        </w:r>
        <w:r w:rsidR="00206880" w:rsidDel="00233BB1">
          <w:delText>shows the modifications that were made to the port map</w:delText>
        </w:r>
      </w:del>
      <w:r w:rsidR="00785AB5">
        <w:t>.</w:t>
      </w:r>
      <w:r w:rsidR="00206880">
        <w:t xml:space="preserve"> </w:t>
      </w:r>
      <w:ins w:id="1642" w:author="melan_000" w:date="2014-10-29T09:15:00Z">
        <w:r w:rsidR="003A541B">
          <w:t xml:space="preserve">You will also need to declare these </w:t>
        </w:r>
      </w:ins>
      <w:ins w:id="1643" w:author="melan_000" w:date="2014-10-29T09:02:00Z">
        <w:r>
          <w:t xml:space="preserve">signals </w:t>
        </w:r>
      </w:ins>
      <w:ins w:id="1644" w:author="melan_000" w:date="2014-10-28T22:44:00Z">
        <w:r w:rsidR="00CB4C70">
          <w:t>within the Toplevel</w:t>
        </w:r>
      </w:ins>
      <w:del w:id="1645" w:author="melan_000" w:date="2014-10-28T22:45:00Z">
        <w:r w:rsidR="00785AB5" w:rsidDel="00CB4C70">
          <w:delText>A</w:delText>
        </w:r>
        <w:r w:rsidR="00206880" w:rsidDel="00CB4C70">
          <w:delText xml:space="preserve">lso </w:delText>
        </w:r>
        <w:r w:rsidR="00206880" w:rsidRPr="00080F13" w:rsidDel="00CB4C70">
          <w:delText>remember to declare the corresponding signals</w:delText>
        </w:r>
        <w:r w:rsidR="009D21BA" w:rsidRPr="00080F13" w:rsidDel="00CB4C70">
          <w:delText xml:space="preserve"> which have just been added to the port map of Slave_AXI</w:delText>
        </w:r>
      </w:del>
      <w:r w:rsidR="00206880">
        <w:t>.</w:t>
      </w:r>
    </w:p>
    <w:p w:rsidR="00EF1F26" w:rsidRDefault="00426D60">
      <w:pPr>
        <w:keepNext/>
        <w:jc w:val="center"/>
        <w:rPr>
          <w:ins w:id="1646" w:author="melan_000" w:date="2014-11-18T23:00:00Z"/>
        </w:rPr>
        <w:pPrChange w:id="1647" w:author="melan_000" w:date="2014-11-18T23:00:00Z">
          <w:pPr>
            <w:jc w:val="center"/>
          </w:pPr>
        </w:pPrChange>
      </w:pPr>
      <w:r>
        <w:rPr>
          <w:noProof/>
          <w:lang w:eastAsia="en-AU"/>
        </w:rPr>
        <mc:AlternateContent>
          <mc:Choice Requires="wpg">
            <w:drawing>
              <wp:anchor distT="0" distB="0" distL="114300" distR="114300" simplePos="0" relativeHeight="251660800" behindDoc="0" locked="0" layoutInCell="1" allowOverlap="1" wp14:anchorId="608A9A37" wp14:editId="404B0A92">
                <wp:simplePos x="0" y="0"/>
                <wp:positionH relativeFrom="column">
                  <wp:posOffset>2250374</wp:posOffset>
                </wp:positionH>
                <wp:positionV relativeFrom="paragraph">
                  <wp:posOffset>1027538</wp:posOffset>
                </wp:positionV>
                <wp:extent cx="45719" cy="233348"/>
                <wp:effectExtent l="0" t="0" r="12065" b="14605"/>
                <wp:wrapNone/>
                <wp:docPr id="53" name="Group 53"/>
                <wp:cNvGraphicFramePr/>
                <a:graphic xmlns:a="http://schemas.openxmlformats.org/drawingml/2006/main">
                  <a:graphicData uri="http://schemas.microsoft.com/office/word/2010/wordprocessingGroup">
                    <wpg:wgp>
                      <wpg:cNvGrpSpPr/>
                      <wpg:grpSpPr>
                        <a:xfrm>
                          <a:off x="0" y="0"/>
                          <a:ext cx="45719" cy="233348"/>
                          <a:chOff x="0" y="0"/>
                          <a:chExt cx="45719" cy="329699"/>
                        </a:xfrm>
                      </wpg:grpSpPr>
                      <wps:wsp>
                        <wps:cNvPr id="34" name="Oval 34"/>
                        <wps:cNvSpPr/>
                        <wps:spPr>
                          <a:xfrm>
                            <a:off x="0" y="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0" y="96890"/>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0" y="187724"/>
                            <a:ext cx="45719" cy="45719"/>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0" y="284614"/>
                            <a:ext cx="45085" cy="45085"/>
                          </a:xfrm>
                          <a:prstGeom prst="ellipse">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3" o:spid="_x0000_s1026" style="position:absolute;margin-left:177.2pt;margin-top:80.9pt;width:3.6pt;height:18.35pt;z-index:251660800;mso-height-relative:margin" coordsize="45719,329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">
                <v:oval id="Oval 34" o:spid="_x0000_s1027" style="position:absolute;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KKNcQA&#10;AADbAAAADwAAAGRycy9kb3ducmV2LnhtbESPQYvCMBSE74L/ITzBm6arItI1igqCKCzoFl1vj+bZ&#10;lm1eahO1+++NsOBxmJlvmOm8MaW4U+0Kywo++hEI4tTqgjMFyfe6NwHhPLLG0jIp+CMH81m7NcVY&#10;2wfv6X7wmQgQdjEqyL2vYildmpNB17cVcfAutjbog6wzqWt8BLgp5SCKxtJgwWEhx4pWOaW/h5tR&#10;4I+0Hu9+Lquv5XYhr6PzaZucT0p1O83iE4Snxr/D/+2NVjAcwetL+AF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SijXEAAAA2wAAAA8AAAAAAAAAAAAAAAAAmAIAAGRycy9k&#10;b3ducmV2LnhtbFBLBQYAAAAABAAEAPUAAACJAwAAAAA=&#10;" fillcolor="black [3200]" strokecolor="black [1600]" strokeweight=".25pt"/>
                <v:oval id="Oval 37" o:spid="_x0000_s1028" style="position:absolute;top:96890;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AUQsUA&#10;AADbAAAADwAAAGRycy9kb3ducmV2LnhtbESPW4vCMBSE3xf8D+EI+7amXtClaxQVhEVB8MK6vh2a&#10;Y1tsTmoTtf57Iwg+DjPzDTMc16YQV6pcbllBuxWBIE6szjlVsNvOv75BOI+ssbBMCu7kYDxqfAwx&#10;1vbGa7pufCoChF2MCjLvy1hKl2Rk0LVsSRy8o60M+iCrVOoKbwFuCtmJor40mHNYyLCkWUbJaXMx&#10;CvwfzfvL/+NsNV1M5Ll32C92h71Sn8168gPCU+3f4Vf7VyvoDuD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BRCxQAAANsAAAAPAAAAAAAAAAAAAAAAAJgCAABkcnMv&#10;ZG93bnJldi54bWxQSwUGAAAAAAQABAD1AAAAigMAAAAA&#10;" fillcolor="black [3200]" strokecolor="black [1600]" strokeweight=".25pt"/>
                <v:oval id="Oval 39" o:spid="_x0000_s1029" style="position:absolute;top:187724;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Mlq8UA&#10;AADbAAAADwAAAGRycy9kb3ducmV2LnhtbESPW4vCMBSE3xf8D+EI+7amXhC3axQVhEVB8MK6vh2a&#10;Y1tsTmoTtf57Iwg+DjPzDTMc16YQV6pcbllBuxWBIE6szjlVsNvOvwYgnEfWWFgmBXdyMB41PoYY&#10;a3vjNV03PhUBwi5GBZn3ZSylSzIy6Fq2JA7e0VYGfZBVKnWFtwA3hexEUV8azDksZFjSLKPktLkY&#10;Bf6P5v3l/3G2mi4m8tw77Be7w16pz2Y9+QHhqfbv8Kv9qxV0v+H5JfwAO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WrxQAAANsAAAAPAAAAAAAAAAAAAAAAAJgCAABkcnMv&#10;ZG93bnJldi54bWxQSwUGAAAAAAQABAD1AAAAigMAAAAA&#10;" fillcolor="black [3200]" strokecolor="black [1600]" strokeweight=".25pt"/>
                <v:oval id="Oval 40" o:spid="_x0000_s1030" style="position:absolute;top:284614;width:45085;height:450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S8AA&#10;AADbAAAADwAAAGRycy9kb3ducmV2LnhtbERPy4rCMBTdC/5DuII7TRURqUZRQRAHBJ3iY3dprm2x&#10;ualNRuvfm4Uwy8N5zxaNKcWTaldYVjDoRyCIU6sLzhQkv5veBITzyBpLy6TgTQ4W83ZrhrG2Lz7Q&#10;8+gzEULYxagg976KpXRpTgZd31bEgbvZ2qAPsM6krvEVwk0ph1E0lgYLDg05VrTOKb0f/4wCf6LN&#10;+OdyW+9Xu6V8jK7nXXI9K9XtNMspCE+N/xd/3VutYBTWhy/hB8j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S8AAAADbAAAADwAAAAAAAAAAAAAAAACYAgAAZHJzL2Rvd25y&#10;ZXYueG1sUEsFBgAAAAAEAAQA9QAAAIUDAAAAAA==&#10;" fillcolor="black [3200]" strokecolor="black [1600]" strokeweight=".25pt"/>
              </v:group>
            </w:pict>
          </mc:Fallback>
        </mc:AlternateContent>
      </w:r>
      <w:r w:rsidR="00206880">
        <w:rPr>
          <w:noProof/>
          <w:lang w:eastAsia="en-AU"/>
        </w:rPr>
        <w:drawing>
          <wp:inline distT="0" distB="0" distL="0" distR="0" wp14:anchorId="19E14DAC" wp14:editId="736D6FA9">
            <wp:extent cx="4329545" cy="3010964"/>
            <wp:effectExtent l="0" t="0" r="0" b="0"/>
            <wp:docPr id="2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8">
                      <a:extLst>
                        <a:ext uri="{28A0092B-C50C-407E-A947-70E740481C1C}">
                          <a14:useLocalDpi xmlns:a14="http://schemas.microsoft.com/office/drawing/2010/main" val="0"/>
                        </a:ext>
                      </a:extLst>
                    </a:blip>
                    <a:srcRect t="5119"/>
                    <a:stretch/>
                  </pic:blipFill>
                  <pic:spPr bwMode="auto">
                    <a:xfrm>
                      <a:off x="0" y="0"/>
                      <a:ext cx="4333173" cy="3013487"/>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648" w:author="melan_000" w:date="2014-11-18T23:00:00Z">
            <w:rPr/>
          </w:rPrChange>
        </w:rPr>
        <w:pPrChange w:id="1649" w:author="melan_000" w:date="2014-11-18T23:00:00Z">
          <w:pPr>
            <w:jc w:val="center"/>
          </w:pPr>
        </w:pPrChange>
      </w:pPr>
      <w:bookmarkStart w:id="1650" w:name="_Ref404118517"/>
      <w:ins w:id="1651" w:author="melan_000" w:date="2014-11-18T23:00:00Z">
        <w:r w:rsidRPr="00EF1F26">
          <w:rPr>
            <w:szCs w:val="22"/>
          </w:rPr>
          <w:t xml:space="preserve">Figure </w:t>
        </w:r>
      </w:ins>
      <w:ins w:id="165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65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654" w:author="melan_000" w:date="2014-11-20T01:41:00Z">
        <w:r w:rsidR="00113A04">
          <w:rPr>
            <w:noProof/>
            <w:szCs w:val="22"/>
          </w:rPr>
          <w:t>7</w:t>
        </w:r>
      </w:ins>
      <w:ins w:id="1655" w:author="melan_000" w:date="2014-11-19T00:07:00Z">
        <w:r w:rsidR="00B72989">
          <w:rPr>
            <w:szCs w:val="22"/>
          </w:rPr>
          <w:fldChar w:fldCharType="end"/>
        </w:r>
      </w:ins>
      <w:bookmarkEnd w:id="1650"/>
      <w:ins w:id="1656" w:author="melan_000" w:date="2014-11-18T23:00:00Z">
        <w:r w:rsidRPr="00EF1F26">
          <w:rPr>
            <w:szCs w:val="22"/>
          </w:rPr>
          <w:t xml:space="preserve">: Signal additions to the port map of the </w:t>
        </w:r>
        <w:proofErr w:type="spellStart"/>
        <w:r w:rsidRPr="00EF1F26">
          <w:rPr>
            <w:szCs w:val="22"/>
          </w:rPr>
          <w:t>Slave_AXI</w:t>
        </w:r>
        <w:proofErr w:type="spellEnd"/>
        <w:r w:rsidRPr="00EF1F26">
          <w:rPr>
            <w:szCs w:val="22"/>
          </w:rPr>
          <w:t>. Lines 110-12</w:t>
        </w:r>
        <w:del w:id="1657" w:author="Shivam Garg" w:date="2014-11-26T00:42:00Z">
          <w:r w:rsidRPr="00EF1F26" w:rsidDel="00885AF6">
            <w:rPr>
              <w:szCs w:val="22"/>
            </w:rPr>
            <w:delText>8</w:delText>
          </w:r>
        </w:del>
      </w:ins>
      <w:ins w:id="1658" w:author="Shivam Garg" w:date="2014-11-26T00:42:00Z">
        <w:r w:rsidR="00885AF6">
          <w:rPr>
            <w:szCs w:val="22"/>
          </w:rPr>
          <w:t>9</w:t>
        </w:r>
      </w:ins>
      <w:ins w:id="1659" w:author="melan_000" w:date="2014-11-18T23:00:00Z">
        <w:r w:rsidRPr="00EF1F26">
          <w:rPr>
            <w:szCs w:val="22"/>
          </w:rPr>
          <w:t xml:space="preserve"> require no changes.</w:t>
        </w:r>
      </w:ins>
    </w:p>
    <w:p w:rsidR="0015291C" w:rsidRPr="009D1742" w:rsidDel="00EF1F26" w:rsidRDefault="009D1742" w:rsidP="009D1742">
      <w:pPr>
        <w:jc w:val="center"/>
        <w:rPr>
          <w:del w:id="1660" w:author="melan_000" w:date="2014-11-18T23:00:00Z"/>
          <w:i/>
        </w:rPr>
      </w:pPr>
      <w:del w:id="1661" w:author="melan_000" w:date="2014-11-18T23:00:00Z">
        <w:r w:rsidDel="00EF1F26">
          <w:rPr>
            <w:i/>
          </w:rPr>
          <w:lastRenderedPageBreak/>
          <w:delText>Figure 4.7: Signal</w:delText>
        </w:r>
      </w:del>
      <w:del w:id="1662" w:author="melan_000" w:date="2014-10-28T22:49:00Z">
        <w:r w:rsidDel="00CB4C70">
          <w:rPr>
            <w:i/>
          </w:rPr>
          <w:delText>s</w:delText>
        </w:r>
      </w:del>
      <w:del w:id="1663" w:author="melan_000" w:date="2014-10-28T22:50:00Z">
        <w:r w:rsidDel="00CB4C70">
          <w:rPr>
            <w:i/>
          </w:rPr>
          <w:delText xml:space="preserve"> which need</w:delText>
        </w:r>
      </w:del>
      <w:del w:id="1664" w:author="melan_000" w:date="2014-11-18T23:00:00Z">
        <w:r w:rsidDel="00EF1F26">
          <w:rPr>
            <w:i/>
          </w:rPr>
          <w:delText xml:space="preserve"> </w:delText>
        </w:r>
      </w:del>
      <w:del w:id="1665" w:author="melan_000" w:date="2014-10-28T22:50:00Z">
        <w:r w:rsidDel="00CB4C70">
          <w:rPr>
            <w:i/>
          </w:rPr>
          <w:delText xml:space="preserve">to be added </w:delText>
        </w:r>
      </w:del>
      <w:del w:id="1666" w:author="melan_000" w:date="2014-11-18T23:00:00Z">
        <w:r w:rsidDel="00EF1F26">
          <w:rPr>
            <w:i/>
          </w:rPr>
          <w:delText xml:space="preserve">to the </w:delText>
        </w:r>
        <w:r w:rsidR="005A411E" w:rsidDel="00EF1F26">
          <w:rPr>
            <w:i/>
          </w:rPr>
          <w:delText xml:space="preserve">port map </w:delText>
        </w:r>
        <w:r w:rsidDel="00EF1F26">
          <w:rPr>
            <w:i/>
          </w:rPr>
          <w:delText>of the Slave_AXI</w:delText>
        </w:r>
      </w:del>
      <w:del w:id="1667" w:author="melan_000" w:date="2014-10-28T22:50:00Z">
        <w:r w:rsidR="00EF1115" w:rsidDel="00CB4C70">
          <w:rPr>
            <w:i/>
          </w:rPr>
          <w:delText>, l</w:delText>
        </w:r>
      </w:del>
      <w:del w:id="1668" w:author="melan_000" w:date="2014-11-18T23:00:00Z">
        <w:r w:rsidR="00EF1115" w:rsidDel="00EF1F26">
          <w:rPr>
            <w:i/>
          </w:rPr>
          <w:delText xml:space="preserve">ines 110-128 </w:delText>
        </w:r>
      </w:del>
      <w:del w:id="1669" w:author="melan_000" w:date="2014-10-28T22:49:00Z">
        <w:r w:rsidR="00EF1115" w:rsidDel="00CB4C70">
          <w:rPr>
            <w:i/>
          </w:rPr>
          <w:delText xml:space="preserve">are existing ports, </w:delText>
        </w:r>
      </w:del>
      <w:del w:id="1670" w:author="melan_000" w:date="2014-11-18T23:00:00Z">
        <w:r w:rsidR="00EF1115" w:rsidDel="00EF1F26">
          <w:rPr>
            <w:i/>
          </w:rPr>
          <w:delText>requir</w:delText>
        </w:r>
      </w:del>
      <w:del w:id="1671" w:author="melan_000" w:date="2014-10-28T22:49:00Z">
        <w:r w:rsidR="00EF1115" w:rsidDel="00CB4C70">
          <w:rPr>
            <w:i/>
          </w:rPr>
          <w:delText>ing</w:delText>
        </w:r>
      </w:del>
      <w:del w:id="1672" w:author="melan_000" w:date="2014-11-18T23:00:00Z">
        <w:r w:rsidR="00EF1115" w:rsidDel="00EF1F26">
          <w:rPr>
            <w:i/>
          </w:rPr>
          <w:delText xml:space="preserve"> no changes.</w:delText>
        </w:r>
      </w:del>
    </w:p>
    <w:p w:rsidR="0015291C" w:rsidRDefault="004132D6" w:rsidP="00B122C3">
      <w:r>
        <w:t>W</w:t>
      </w:r>
      <w:r w:rsidR="00206880">
        <w:t>e</w:t>
      </w:r>
      <w:r>
        <w:t xml:space="preserve"> will now</w:t>
      </w:r>
      <w:r w:rsidR="00206880">
        <w:t xml:space="preserve"> implement </w:t>
      </w:r>
      <w:r w:rsidR="004C6424">
        <w:t xml:space="preserve">some trivial logic (shown in </w:t>
      </w:r>
      <w:ins w:id="1673" w:author="melan_000" w:date="2014-11-19T00:00:00Z">
        <w:r w:rsidR="00853055">
          <w:fldChar w:fldCharType="begin"/>
        </w:r>
        <w:r w:rsidR="00853055">
          <w:instrText xml:space="preserve"> REF _Ref404118540 \h </w:instrText>
        </w:r>
      </w:ins>
      <w:r w:rsidR="00853055">
        <w:fldChar w:fldCharType="separate"/>
      </w:r>
      <w:ins w:id="1674" w:author="melan_000" w:date="2014-11-20T01:41:00Z">
        <w:r w:rsidR="00113A04" w:rsidRPr="00EF1F26">
          <w:t xml:space="preserve">Figure </w:t>
        </w:r>
        <w:r w:rsidR="00113A04">
          <w:rPr>
            <w:noProof/>
          </w:rPr>
          <w:t>4</w:t>
        </w:r>
        <w:r w:rsidR="00113A04">
          <w:noBreakHyphen/>
        </w:r>
        <w:r w:rsidR="00113A04">
          <w:rPr>
            <w:noProof/>
          </w:rPr>
          <w:t>8</w:t>
        </w:r>
      </w:ins>
      <w:ins w:id="1675" w:author="melan_000" w:date="2014-11-19T00:00:00Z">
        <w:r w:rsidR="00853055">
          <w:fldChar w:fldCharType="end"/>
        </w:r>
      </w:ins>
      <w:del w:id="1676" w:author="melan_000" w:date="2014-11-19T00:00:00Z">
        <w:r w:rsidR="004C6424" w:rsidDel="00853055">
          <w:delText>Figure 4.8</w:delText>
        </w:r>
      </w:del>
      <w:r w:rsidR="004C6424">
        <w:t>) for the purposes of</w:t>
      </w:r>
      <w:r w:rsidR="00206880">
        <w:t xml:space="preserve"> test</w:t>
      </w:r>
      <w:r w:rsidR="004C6424">
        <w:t>ing</w:t>
      </w:r>
      <w:r w:rsidR="00206880">
        <w:t xml:space="preserve"> the changes that we have made. Notice </w:t>
      </w:r>
      <w:ins w:id="1677" w:author="melan_000" w:date="2014-11-03T08:09:00Z">
        <w:r w:rsidR="00C04B8D">
          <w:t>that</w:t>
        </w:r>
      </w:ins>
      <w:del w:id="1678" w:author="melan_000" w:date="2014-11-03T08:09:00Z">
        <w:r w:rsidR="00206880" w:rsidDel="00C04B8D">
          <w:delText>how we have altered the default generated operation of the IP now, since</w:delText>
        </w:r>
      </w:del>
      <w:r w:rsidR="00206880">
        <w:t xml:space="preserve"> the registers which store</w:t>
      </w:r>
      <w:del w:id="1679" w:author="melan_000" w:date="2014-11-03T08:13:00Z">
        <w:r w:rsidR="00206880" w:rsidDel="00C04B8D">
          <w:delText>s</w:delText>
        </w:r>
      </w:del>
      <w:r w:rsidR="00206880">
        <w:t xml:space="preserve"> the</w:t>
      </w:r>
      <w:ins w:id="1680" w:author="melan_000" w:date="2014-11-03T08:11:00Z">
        <w:r w:rsidR="00C04B8D">
          <w:t xml:space="preserve"> </w:t>
        </w:r>
      </w:ins>
      <w:ins w:id="1681" w:author="melan_000" w:date="2014-11-03T08:12:00Z">
        <w:r w:rsidR="00C04B8D">
          <w:t>data</w:t>
        </w:r>
      </w:ins>
      <w:ins w:id="1682" w:author="melan_000" w:date="2014-11-03T08:11:00Z">
        <w:r w:rsidR="00C04B8D">
          <w:t xml:space="preserve"> written by the</w:t>
        </w:r>
      </w:ins>
      <w:del w:id="1683" w:author="melan_000" w:date="2014-11-03T08:11:00Z">
        <w:r w:rsidR="00206880" w:rsidDel="00C04B8D">
          <w:delText xml:space="preserve"> write values by the </w:delText>
        </w:r>
      </w:del>
      <w:ins w:id="1684" w:author="melan_000" w:date="2014-11-03T08:11:00Z">
        <w:r w:rsidR="00C04B8D">
          <w:t xml:space="preserve"> </w:t>
        </w:r>
      </w:ins>
      <w:r w:rsidR="000B5DE5">
        <w:t>Master</w:t>
      </w:r>
      <w:r w:rsidR="00206880">
        <w:t xml:space="preserve"> (</w:t>
      </w:r>
      <w:r w:rsidR="00206880" w:rsidRPr="00041658">
        <w:rPr>
          <w:b/>
          <w:i/>
          <w:rPrChange w:id="1685" w:author="melan_000" w:date="2014-11-19T09:14:00Z">
            <w:rPr/>
          </w:rPrChange>
        </w:rPr>
        <w:t>dataout0</w:t>
      </w:r>
      <w:r w:rsidR="00206880">
        <w:t>,</w:t>
      </w:r>
      <w:ins w:id="1686" w:author="melan_000" w:date="2014-11-03T08:11:00Z">
        <w:r w:rsidR="00C04B8D">
          <w:t xml:space="preserve"> </w:t>
        </w:r>
      </w:ins>
      <w:r w:rsidR="00206880" w:rsidRPr="00041658">
        <w:rPr>
          <w:b/>
          <w:i/>
          <w:rPrChange w:id="1687" w:author="melan_000" w:date="2014-11-19T09:14:00Z">
            <w:rPr/>
          </w:rPrChange>
        </w:rPr>
        <w:t>dataout1</w:t>
      </w:r>
      <w:r w:rsidR="00206880">
        <w:t xml:space="preserve">) are </w:t>
      </w:r>
      <w:del w:id="1688" w:author="melan_000" w:date="2014-11-03T08:09:00Z">
        <w:r w:rsidR="00206880" w:rsidDel="00C04B8D">
          <w:delText xml:space="preserve">now </w:delText>
        </w:r>
      </w:del>
      <w:del w:id="1689" w:author="melan_000" w:date="2014-11-03T08:10:00Z">
        <w:r w:rsidR="00206880" w:rsidDel="00C04B8D">
          <w:delText>set</w:delText>
        </w:r>
      </w:del>
      <w:ins w:id="1690" w:author="melan_000" w:date="2014-11-03T08:10:00Z">
        <w:r w:rsidR="00C04B8D">
          <w:t>routed</w:t>
        </w:r>
      </w:ins>
      <w:r w:rsidR="00206880">
        <w:t xml:space="preserve"> to the AX</w:t>
      </w:r>
      <w:r w:rsidR="00A27601">
        <w:t xml:space="preserve">I read </w:t>
      </w:r>
      <w:del w:id="1691" w:author="melan_000" w:date="2014-11-03T08:13:00Z">
        <w:r w:rsidR="00A27601" w:rsidDel="00C04B8D">
          <w:delText xml:space="preserve">values </w:delText>
        </w:r>
      </w:del>
      <w:ins w:id="1692" w:author="melan_000" w:date="2014-11-03T08:13:00Z">
        <w:r w:rsidR="00C04B8D">
          <w:t xml:space="preserve">registers </w:t>
        </w:r>
      </w:ins>
      <w:r w:rsidR="00A27601">
        <w:t>(</w:t>
      </w:r>
      <w:r w:rsidR="00A27601" w:rsidRPr="00BB6DC5">
        <w:rPr>
          <w:b/>
          <w:i/>
          <w:rPrChange w:id="1693" w:author="melan_000" w:date="2014-11-19T09:14:00Z">
            <w:rPr/>
          </w:rPrChange>
        </w:rPr>
        <w:t>datain1</w:t>
      </w:r>
      <w:r w:rsidR="00A27601">
        <w:t>,</w:t>
      </w:r>
      <w:ins w:id="1694" w:author="melan_000" w:date="2014-11-03T08:11:00Z">
        <w:r w:rsidR="00C04B8D">
          <w:t xml:space="preserve"> </w:t>
        </w:r>
      </w:ins>
      <w:r w:rsidR="00A27601" w:rsidRPr="00BB6DC5">
        <w:rPr>
          <w:b/>
          <w:i/>
          <w:rPrChange w:id="1695" w:author="melan_000" w:date="2014-11-19T09:14:00Z">
            <w:rPr/>
          </w:rPrChange>
        </w:rPr>
        <w:t>datain0</w:t>
      </w:r>
      <w:r w:rsidR="00A27601">
        <w:t xml:space="preserve">). </w:t>
      </w:r>
      <w:del w:id="1696" w:author="melan_000" w:date="2014-11-03T08:10:00Z">
        <w:r w:rsidR="00A27601" w:rsidDel="00C04B8D">
          <w:delText>H</w:delText>
        </w:r>
        <w:r w:rsidR="00206880" w:rsidDel="00C04B8D">
          <w:delText>owever i</w:delText>
        </w:r>
      </w:del>
      <w:ins w:id="1697" w:author="melan_000" w:date="2014-11-03T08:10:00Z">
        <w:r w:rsidR="00C04B8D">
          <w:t>I</w:t>
        </w:r>
      </w:ins>
      <w:r w:rsidR="00206880">
        <w:t xml:space="preserve">t is writes to register 1 (BASE_ADDR + </w:t>
      </w:r>
      <w:ins w:id="1698" w:author="melan_000" w:date="2014-11-03T08:10:00Z">
        <w:r w:rsidR="00C04B8D">
          <w:t>0x</w:t>
        </w:r>
      </w:ins>
      <w:r w:rsidR="00206880">
        <w:t xml:space="preserve">4) which set the read value of </w:t>
      </w:r>
      <w:ins w:id="1699" w:author="melan_000" w:date="2014-11-03T08:14:00Z">
        <w:r w:rsidR="00C04B8D">
          <w:t xml:space="preserve">register 0 </w:t>
        </w:r>
      </w:ins>
      <w:ins w:id="1700" w:author="melan_000" w:date="2014-11-03T08:10:00Z">
        <w:r w:rsidR="00C04B8D">
          <w:t>(</w:t>
        </w:r>
      </w:ins>
      <w:r w:rsidR="00206880">
        <w:t>BASE_ADDR</w:t>
      </w:r>
      <w:ins w:id="1701" w:author="melan_000" w:date="2014-11-03T08:11:00Z">
        <w:r w:rsidR="00C04B8D">
          <w:t xml:space="preserve"> + 0x0)</w:t>
        </w:r>
      </w:ins>
      <w:r w:rsidR="00206880">
        <w:t>.</w:t>
      </w:r>
      <w:ins w:id="1702" w:author="melan_000" w:date="2014-11-19T23:40:00Z">
        <w:r w:rsidR="00A8582A">
          <w:t xml:space="preserve"> Similarly, writes to register 0 will set the read value of register 1.</w:t>
        </w:r>
      </w:ins>
      <w:r w:rsidR="00206880">
        <w:t xml:space="preserve"> Meanwhile</w:t>
      </w:r>
      <w:ins w:id="1703" w:author="melan_000" w:date="2014-11-03T08:14:00Z">
        <w:r w:rsidR="00C04B8D">
          <w:t>,</w:t>
        </w:r>
      </w:ins>
      <w:r w:rsidR="00206880">
        <w:t xml:space="preserve"> for the reads from </w:t>
      </w:r>
      <w:ins w:id="1704" w:author="melan_000" w:date="2014-11-03T08:17:00Z">
        <w:r w:rsidR="00C04B8D">
          <w:t xml:space="preserve">register 2 </w:t>
        </w:r>
      </w:ins>
      <w:ins w:id="1705" w:author="melan_000" w:date="2014-11-03T08:15:00Z">
        <w:r w:rsidR="00C04B8D">
          <w:t>(</w:t>
        </w:r>
      </w:ins>
      <w:r w:rsidR="00206880">
        <w:t xml:space="preserve">BASE_ADDR + </w:t>
      </w:r>
      <w:ins w:id="1706" w:author="melan_000" w:date="2014-11-03T08:14:00Z">
        <w:r w:rsidR="00C04B8D">
          <w:t>0x</w:t>
        </w:r>
      </w:ins>
      <w:r w:rsidR="00206880">
        <w:t>8</w:t>
      </w:r>
      <w:ins w:id="1707" w:author="melan_000" w:date="2014-11-03T08:15:00Z">
        <w:r w:rsidR="00C04B8D">
          <w:t xml:space="preserve">) and </w:t>
        </w:r>
      </w:ins>
      <w:ins w:id="1708" w:author="melan_000" w:date="2014-11-03T08:17:00Z">
        <w:r w:rsidR="00C04B8D">
          <w:t xml:space="preserve">register 3 </w:t>
        </w:r>
      </w:ins>
      <w:ins w:id="1709" w:author="melan_000" w:date="2014-11-03T08:15:00Z">
        <w:r w:rsidR="00C04B8D">
          <w:t>(BASE_ADDR</w:t>
        </w:r>
      </w:ins>
      <w:del w:id="1710" w:author="melan_000" w:date="2014-11-03T08:15:00Z">
        <w:r w:rsidR="00793C0E" w:rsidDel="00C04B8D">
          <w:delText xml:space="preserve"> (or</w:delText>
        </w:r>
      </w:del>
      <w:r w:rsidR="00793C0E">
        <w:t xml:space="preserve"> +</w:t>
      </w:r>
      <w:ins w:id="1711" w:author="melan_000" w:date="2014-11-03T08:15:00Z">
        <w:r w:rsidR="00C04B8D">
          <w:t xml:space="preserve"> </w:t>
        </w:r>
      </w:ins>
      <w:ins w:id="1712" w:author="melan_000" w:date="2014-11-03T08:14:00Z">
        <w:r w:rsidR="00C04B8D">
          <w:t>0xC</w:t>
        </w:r>
      </w:ins>
      <w:del w:id="1713" w:author="melan_000" w:date="2014-11-03T08:14:00Z">
        <w:r w:rsidR="00206880" w:rsidDel="00C04B8D">
          <w:delText>12</w:delText>
        </w:r>
      </w:del>
      <w:r w:rsidR="00793C0E">
        <w:t>)</w:t>
      </w:r>
      <w:r w:rsidR="00206880">
        <w:t xml:space="preserve">, the constant values of 3 and 4 will be read </w:t>
      </w:r>
      <w:ins w:id="1714" w:author="melan_000" w:date="2014-11-03T08:16:00Z">
        <w:r w:rsidR="00C04B8D">
          <w:t xml:space="preserve">respectively </w:t>
        </w:r>
      </w:ins>
      <w:ins w:id="1715" w:author="melan_000" w:date="2014-11-19T23:41:00Z">
        <w:r w:rsidR="00A8582A">
          <w:t>and</w:t>
        </w:r>
      </w:ins>
      <w:ins w:id="1716" w:author="melan_000" w:date="2014-11-03T08:16:00Z">
        <w:r w:rsidR="00C04B8D">
          <w:t xml:space="preserve"> writes to these registers will be ignored</w:t>
        </w:r>
      </w:ins>
      <w:del w:id="1717" w:author="melan_000" w:date="2014-11-03T08:16:00Z">
        <w:r w:rsidR="00206880" w:rsidDel="00C04B8D">
          <w:delText>from these addresses regardless of the values have been written</w:delText>
        </w:r>
      </w:del>
      <w:r w:rsidR="00206880">
        <w:t>.</w:t>
      </w:r>
    </w:p>
    <w:p w:rsidR="00EF1F26" w:rsidRDefault="00206880">
      <w:pPr>
        <w:keepNext/>
        <w:jc w:val="center"/>
        <w:rPr>
          <w:ins w:id="1718" w:author="melan_000" w:date="2014-11-18T23:00:00Z"/>
        </w:rPr>
        <w:pPrChange w:id="1719" w:author="melan_000" w:date="2014-11-18T23:00:00Z">
          <w:pPr>
            <w:jc w:val="center"/>
          </w:pPr>
        </w:pPrChange>
      </w:pPr>
      <w:r>
        <w:rPr>
          <w:noProof/>
          <w:lang w:eastAsia="en-AU"/>
        </w:rPr>
        <w:t xml:space="preserve"> </w:t>
      </w:r>
      <w:r>
        <w:rPr>
          <w:noProof/>
          <w:lang w:eastAsia="en-AU"/>
        </w:rPr>
        <w:drawing>
          <wp:inline distT="0" distB="0" distL="0" distR="0" wp14:anchorId="623BBBB8" wp14:editId="289D7310">
            <wp:extent cx="3152775" cy="1133475"/>
            <wp:effectExtent l="0" t="0" r="9525" b="9525"/>
            <wp:docPr id="2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2775" cy="1133475"/>
                    </a:xfrm>
                    <a:prstGeom prst="rect">
                      <a:avLst/>
                    </a:prstGeom>
                    <a:noFill/>
                    <a:ln>
                      <a:noFill/>
                    </a:ln>
                  </pic:spPr>
                </pic:pic>
              </a:graphicData>
            </a:graphic>
          </wp:inline>
        </w:drawing>
      </w:r>
    </w:p>
    <w:p w:rsidR="0015291C" w:rsidRPr="00EF1F26" w:rsidRDefault="00EF1F26">
      <w:pPr>
        <w:pStyle w:val="Caption"/>
        <w:rPr>
          <w:noProof/>
          <w:color w:val="1F497D" w:themeColor="text2"/>
          <w:sz w:val="18"/>
          <w:lang w:eastAsia="en-AU"/>
          <w:rPrChange w:id="1720" w:author="melan_000" w:date="2014-11-18T23:00:00Z">
            <w:rPr>
              <w:noProof/>
              <w:lang w:eastAsia="en-AU"/>
            </w:rPr>
          </w:rPrChange>
        </w:rPr>
        <w:pPrChange w:id="1721" w:author="melan_000" w:date="2014-11-18T23:00:00Z">
          <w:pPr>
            <w:jc w:val="center"/>
          </w:pPr>
        </w:pPrChange>
      </w:pPr>
      <w:bookmarkStart w:id="1722" w:name="_Ref404118540"/>
      <w:ins w:id="1723" w:author="melan_000" w:date="2014-11-18T23:00:00Z">
        <w:r w:rsidRPr="00EF1F26">
          <w:rPr>
            <w:szCs w:val="22"/>
          </w:rPr>
          <w:t xml:space="preserve">Figure </w:t>
        </w:r>
      </w:ins>
      <w:ins w:id="1724"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4</w:t>
      </w:r>
      <w:ins w:id="1725"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726" w:author="melan_000" w:date="2014-11-20T01:41:00Z">
        <w:r w:rsidR="00113A04">
          <w:rPr>
            <w:noProof/>
            <w:szCs w:val="22"/>
          </w:rPr>
          <w:t>8</w:t>
        </w:r>
      </w:ins>
      <w:ins w:id="1727" w:author="melan_000" w:date="2014-11-19T00:07:00Z">
        <w:r w:rsidR="00B72989">
          <w:rPr>
            <w:szCs w:val="22"/>
          </w:rPr>
          <w:fldChar w:fldCharType="end"/>
        </w:r>
      </w:ins>
      <w:bookmarkEnd w:id="1722"/>
      <w:ins w:id="1728" w:author="melan_000" w:date="2014-11-18T23:00:00Z">
        <w:r w:rsidRPr="00EF1F26">
          <w:rPr>
            <w:szCs w:val="22"/>
          </w:rPr>
          <w:t xml:space="preserve">: Simple </w:t>
        </w:r>
      </w:ins>
      <w:ins w:id="1729" w:author="melan_000" w:date="2014-11-19T23:41:00Z">
        <w:r w:rsidR="00A8582A">
          <w:rPr>
            <w:szCs w:val="22"/>
          </w:rPr>
          <w:t>IP logic</w:t>
        </w:r>
      </w:ins>
      <w:ins w:id="1730" w:author="melan_000" w:date="2014-11-18T23:00:00Z">
        <w:r w:rsidRPr="00EF1F26">
          <w:rPr>
            <w:szCs w:val="22"/>
          </w:rPr>
          <w:t xml:space="preserve"> to test the changes that we have made</w:t>
        </w:r>
      </w:ins>
    </w:p>
    <w:p w:rsidR="001D79A5" w:rsidRPr="001D79A5" w:rsidDel="00EF1F26" w:rsidRDefault="001D79A5" w:rsidP="001D79A5">
      <w:pPr>
        <w:jc w:val="center"/>
        <w:rPr>
          <w:del w:id="1731" w:author="melan_000" w:date="2014-11-18T23:00:00Z"/>
          <w:i/>
        </w:rPr>
      </w:pPr>
      <w:del w:id="1732" w:author="melan_000" w:date="2014-11-18T23:00:00Z">
        <w:r w:rsidDel="00EF1F26">
          <w:rPr>
            <w:i/>
          </w:rPr>
          <w:delText xml:space="preserve">Figure 4.8: Simple variation to the original </w:delText>
        </w:r>
        <w:r w:rsidR="00CB2706" w:rsidDel="00EF1F26">
          <w:rPr>
            <w:i/>
          </w:rPr>
          <w:delText>functionality, to test the changes that we have made</w:delText>
        </w:r>
      </w:del>
    </w:p>
    <w:p w:rsidR="0022348A" w:rsidRDefault="00351A97">
      <w:pPr>
        <w:rPr>
          <w:ins w:id="1733" w:author="melan_000" w:date="2014-11-03T08:30:00Z"/>
        </w:rPr>
      </w:pPr>
      <w:r>
        <w:t>W</w:t>
      </w:r>
      <w:r w:rsidR="00206880">
        <w:t xml:space="preserve">ithin the IP project file, </w:t>
      </w:r>
      <w:ins w:id="1734" w:author="melan_000" w:date="2014-11-03T08:18:00Z">
        <w:r w:rsidR="00C97FA9">
          <w:t xml:space="preserve">check for compilation errors by </w:t>
        </w:r>
      </w:ins>
      <w:r w:rsidR="00206880">
        <w:t>click</w:t>
      </w:r>
      <w:ins w:id="1735" w:author="melan_000" w:date="2014-11-03T08:18:00Z">
        <w:r w:rsidR="00C97FA9">
          <w:t>ing</w:t>
        </w:r>
      </w:ins>
      <w:r w:rsidR="00206880">
        <w:t xml:space="preserve"> on the </w:t>
      </w:r>
      <w:r w:rsidR="00CF6922">
        <w:t>“</w:t>
      </w:r>
      <w:r w:rsidR="00CF6922" w:rsidRPr="00CF6922">
        <w:rPr>
          <w:b/>
        </w:rPr>
        <w:t>S</w:t>
      </w:r>
      <w:r w:rsidR="00206880" w:rsidRPr="00CF6922">
        <w:rPr>
          <w:b/>
        </w:rPr>
        <w:t>ynthesise</w:t>
      </w:r>
      <w:r w:rsidR="00CF6922">
        <w:t>”</w:t>
      </w:r>
      <w:r w:rsidR="00206880">
        <w:t xml:space="preserve"> button in the left hand pane</w:t>
      </w:r>
      <w:del w:id="1736" w:author="melan_000" w:date="2014-11-03T08:20:00Z">
        <w:r w:rsidR="00206880" w:rsidDel="00C97FA9">
          <w:delText xml:space="preserve">, </w:delText>
        </w:r>
        <w:r w:rsidR="001B5B7A" w:rsidDel="00C97FA9">
          <w:delText xml:space="preserve">so as to check for </w:delText>
        </w:r>
        <w:r w:rsidR="00206880" w:rsidDel="00C97FA9">
          <w:delText xml:space="preserve">any compilation errors, </w:delText>
        </w:r>
        <w:r w:rsidR="0085239E" w:rsidDel="00C97FA9">
          <w:delText xml:space="preserve">and </w:delText>
        </w:r>
        <w:r w:rsidR="00206880" w:rsidDel="00C97FA9">
          <w:delText xml:space="preserve">so that the </w:delText>
        </w:r>
        <w:r w:rsidR="004A60BC" w:rsidDel="00C97FA9">
          <w:delText>high-level</w:delText>
        </w:r>
        <w:r w:rsidR="00206880" w:rsidDel="00C97FA9">
          <w:delText xml:space="preserve"> synthesis does not fail later down the track</w:delText>
        </w:r>
      </w:del>
      <w:r w:rsidR="00206880">
        <w:t xml:space="preserve">. Once </w:t>
      </w:r>
      <w:ins w:id="1737" w:author="melan_000" w:date="2014-11-03T08:20:00Z">
        <w:r w:rsidR="00C97FA9">
          <w:t xml:space="preserve">you have corrected any outstanding </w:t>
        </w:r>
      </w:ins>
      <w:ins w:id="1738" w:author="melan_000" w:date="2014-11-03T08:22:00Z">
        <w:r w:rsidR="00C97FA9">
          <w:t>errors</w:t>
        </w:r>
      </w:ins>
      <w:ins w:id="1739" w:author="melan_000" w:date="2014-11-03T08:20:00Z">
        <w:r w:rsidR="00C97FA9">
          <w:t xml:space="preserve">, </w:t>
        </w:r>
      </w:ins>
      <w:del w:id="1740" w:author="melan_000" w:date="2014-11-03T08:21:00Z">
        <w:r w:rsidR="00206880" w:rsidDel="00C97FA9">
          <w:delText xml:space="preserve">this is successful </w:delText>
        </w:r>
      </w:del>
      <w:r w:rsidR="00206880">
        <w:t>all that remains is to save these changes within the IP</w:t>
      </w:r>
      <w:ins w:id="1741" w:author="melan_000" w:date="2014-11-03T08:30:00Z">
        <w:r w:rsidR="0022348A">
          <w:t>. In the next section of this manual, you will</w:t>
        </w:r>
      </w:ins>
      <w:del w:id="1742" w:author="melan_000" w:date="2014-11-03T08:30:00Z">
        <w:r w:rsidR="008E5C2E" w:rsidDel="0022348A">
          <w:delText>,</w:delText>
        </w:r>
        <w:r w:rsidR="00AC12C9" w:rsidDel="0022348A">
          <w:delText xml:space="preserve"> </w:delText>
        </w:r>
        <w:r w:rsidR="00206880" w:rsidDel="0022348A">
          <w:delText>then</w:delText>
        </w:r>
      </w:del>
      <w:r w:rsidR="00206880">
        <w:t xml:space="preserve"> </w:t>
      </w:r>
      <w:ins w:id="1743" w:author="melan_000" w:date="2014-11-03T08:23:00Z">
        <w:r w:rsidR="00C97FA9">
          <w:t xml:space="preserve">update the </w:t>
        </w:r>
      </w:ins>
      <w:ins w:id="1744" w:author="melan_000" w:date="2014-11-03T08:20:00Z">
        <w:r w:rsidR="00C97FA9">
          <w:t>instantiate</w:t>
        </w:r>
      </w:ins>
      <w:ins w:id="1745" w:author="melan_000" w:date="2014-11-03T08:23:00Z">
        <w:r w:rsidR="00C97FA9">
          <w:t>d component within your hi</w:t>
        </w:r>
        <w:r w:rsidR="0022348A">
          <w:t>gh</w:t>
        </w:r>
      </w:ins>
      <w:ins w:id="1746" w:author="melan_000" w:date="2014-11-19T23:42:00Z">
        <w:r w:rsidR="00152F15">
          <w:t>-</w:t>
        </w:r>
      </w:ins>
      <w:ins w:id="1747" w:author="melan_000" w:date="2014-11-03T08:23:00Z">
        <w:r w:rsidR="0022348A">
          <w:t>level design</w:t>
        </w:r>
      </w:ins>
      <w:del w:id="1748" w:author="melan_000" w:date="2014-11-03T08:20:00Z">
        <w:r w:rsidR="00206880" w:rsidDel="00C97FA9">
          <w:delText xml:space="preserve">implement </w:delText>
        </w:r>
      </w:del>
      <w:del w:id="1749" w:author="melan_000" w:date="2014-11-03T08:24:00Z">
        <w:r w:rsidR="00206880" w:rsidDel="00C97FA9">
          <w:delText>it alongside the processor</w:delText>
        </w:r>
      </w:del>
      <w:r w:rsidR="00206880">
        <w:t xml:space="preserve"> and </w:t>
      </w:r>
      <w:del w:id="1750" w:author="melan_000" w:date="2014-11-03T08:24:00Z">
        <w:r w:rsidR="00206880" w:rsidDel="00C97FA9">
          <w:delText xml:space="preserve">start </w:delText>
        </w:r>
      </w:del>
      <w:r w:rsidR="00206880">
        <w:t>test</w:t>
      </w:r>
      <w:del w:id="1751" w:author="melan_000" w:date="2014-11-03T08:24:00Z">
        <w:r w:rsidR="00206880" w:rsidDel="00C97FA9">
          <w:delText>ing</w:delText>
        </w:r>
      </w:del>
      <w:r w:rsidR="00206880">
        <w:t xml:space="preserve"> </w:t>
      </w:r>
      <w:ins w:id="1752" w:author="melan_000" w:date="2014-11-03T08:32:00Z">
        <w:r w:rsidR="0022348A">
          <w:t>the implementation of y</w:t>
        </w:r>
      </w:ins>
      <w:del w:id="1753" w:author="melan_000" w:date="2014-11-03T08:24:00Z">
        <w:r w:rsidR="00206880" w:rsidDel="00C97FA9">
          <w:delText xml:space="preserve">out </w:delText>
        </w:r>
      </w:del>
      <w:ins w:id="1754" w:author="melan_000" w:date="2014-11-03T08:32:00Z">
        <w:r w:rsidR="0022348A">
          <w:t xml:space="preserve">our </w:t>
        </w:r>
      </w:ins>
      <w:ins w:id="1755" w:author="melan_000" w:date="2014-11-03T08:33:00Z">
        <w:r w:rsidR="0022348A">
          <w:t>updated</w:t>
        </w:r>
      </w:ins>
      <w:ins w:id="1756" w:author="melan_000" w:date="2014-11-03T08:32:00Z">
        <w:r w:rsidR="0022348A">
          <w:t xml:space="preserve"> IP</w:t>
        </w:r>
      </w:ins>
      <w:ins w:id="1757" w:author="melan_000" w:date="2014-11-19T23:42:00Z">
        <w:r w:rsidR="00152F15">
          <w:t xml:space="preserve"> via the PS</w:t>
        </w:r>
      </w:ins>
      <w:del w:id="1758" w:author="melan_000" w:date="2014-11-03T08:32:00Z">
        <w:r w:rsidR="00206880" w:rsidDel="0022348A">
          <w:delText>the</w:delText>
        </w:r>
      </w:del>
      <w:del w:id="1759" w:author="melan_000" w:date="2014-11-03T08:33:00Z">
        <w:r w:rsidR="00206880" w:rsidDel="0022348A">
          <w:delText xml:space="preserve"> implementation</w:delText>
        </w:r>
      </w:del>
      <w:ins w:id="1760" w:author="melan_000" w:date="2014-11-03T08:30:00Z">
        <w:r w:rsidR="0022348A">
          <w:t>.</w:t>
        </w:r>
      </w:ins>
    </w:p>
    <w:p w:rsidR="00A244C1" w:rsidDel="0022348A" w:rsidRDefault="00E8359A">
      <w:pPr>
        <w:rPr>
          <w:del w:id="1761" w:author="melan_000" w:date="2014-11-03T08:30:00Z"/>
        </w:rPr>
      </w:pPr>
      <w:del w:id="1762" w:author="melan_000" w:date="2014-11-03T08:30:00Z">
        <w:r w:rsidDel="0022348A">
          <w:delText xml:space="preserve"> (covered in </w:delText>
        </w:r>
        <w:r w:rsidR="00BE14D1" w:rsidDel="0022348A">
          <w:delText>the following section</w:delText>
        </w:r>
        <w:r w:rsidR="00AC12C9" w:rsidDel="0022348A">
          <w:delText>)</w:delText>
        </w:r>
        <w:r w:rsidR="00206880" w:rsidDel="0022348A">
          <w:delText xml:space="preserve">. </w:delText>
        </w:r>
      </w:del>
    </w:p>
    <w:p w:rsidR="0015291C" w:rsidRDefault="00953F44">
      <w:r>
        <w:t xml:space="preserve">The importance of </w:t>
      </w:r>
      <w:del w:id="1763" w:author="melan_000" w:date="2014-11-03T08:21:00Z">
        <w:r w:rsidDel="00C97FA9">
          <w:delText xml:space="preserve">following </w:delText>
        </w:r>
      </w:del>
      <w:r w:rsidR="00AA6681">
        <w:t xml:space="preserve">the steps outlined in </w:t>
      </w:r>
      <w:r w:rsidR="001A0897">
        <w:t>this section</w:t>
      </w:r>
      <w:r w:rsidR="00AA6681">
        <w:t xml:space="preserve"> </w:t>
      </w:r>
      <w:r>
        <w:t xml:space="preserve">is that you no longer have to worry about the </w:t>
      </w:r>
      <w:proofErr w:type="spellStart"/>
      <w:r w:rsidR="00D74BAF">
        <w:t>Slave</w:t>
      </w:r>
      <w:r>
        <w:t>_AXI</w:t>
      </w:r>
      <w:proofErr w:type="spellEnd"/>
      <w:r>
        <w:t xml:space="preserve"> implementation file</w:t>
      </w:r>
      <w:del w:id="1764" w:author="melan_000" w:date="2014-11-03T08:25:00Z">
        <w:r w:rsidR="004238F0" w:rsidDel="00C97FA9">
          <w:delText>,</w:delText>
        </w:r>
      </w:del>
      <w:r>
        <w:t xml:space="preserve"> </w:t>
      </w:r>
      <w:del w:id="1765" w:author="melan_000" w:date="2014-11-03T08:26:00Z">
        <w:r w:rsidDel="00C97FA9">
          <w:delText xml:space="preserve">since </w:delText>
        </w:r>
      </w:del>
      <w:ins w:id="1766" w:author="melan_000" w:date="2014-11-03T08:26:00Z">
        <w:r w:rsidR="00C97FA9">
          <w:t xml:space="preserve">because </w:t>
        </w:r>
      </w:ins>
      <w:r>
        <w:t xml:space="preserve">you have </w:t>
      </w:r>
      <w:r w:rsidR="00C2131D">
        <w:t>exposed</w:t>
      </w:r>
      <w:r w:rsidR="00DC7B39">
        <w:t xml:space="preserve"> all </w:t>
      </w:r>
      <w:ins w:id="1767" w:author="melan_000" w:date="2014-11-03T08:33:00Z">
        <w:r w:rsidR="0022348A">
          <w:t xml:space="preserve">of </w:t>
        </w:r>
      </w:ins>
      <w:r w:rsidR="00C2131D">
        <w:t xml:space="preserve">the </w:t>
      </w:r>
      <w:r w:rsidR="00DC7B39">
        <w:t xml:space="preserve">signals that will be useful </w:t>
      </w:r>
      <w:del w:id="1768" w:author="melan_000" w:date="2014-11-19T23:43:00Z">
        <w:r w:rsidR="00DC7B39" w:rsidDel="00152F15">
          <w:delText xml:space="preserve">to </w:delText>
        </w:r>
      </w:del>
      <w:ins w:id="1769" w:author="melan_000" w:date="2014-11-19T23:43:00Z">
        <w:r w:rsidR="00152F15">
          <w:t xml:space="preserve">for </w:t>
        </w:r>
      </w:ins>
      <w:r w:rsidR="00DC7B39">
        <w:t xml:space="preserve">your </w:t>
      </w:r>
      <w:r w:rsidR="00C43313">
        <w:t>implementation.</w:t>
      </w:r>
      <w:r w:rsidR="004A7B36">
        <w:t xml:space="preserve"> F</w:t>
      </w:r>
      <w:r w:rsidR="00DC7B39">
        <w:t>rom now on</w:t>
      </w:r>
      <w:ins w:id="1770" w:author="melan_000" w:date="2014-11-03T08:26:00Z">
        <w:r w:rsidR="00C97FA9">
          <w:t>,</w:t>
        </w:r>
      </w:ins>
      <w:r w:rsidR="00DC7B39">
        <w:t xml:space="preserve"> you are free to modify only the </w:t>
      </w:r>
      <w:r w:rsidR="00C2131D">
        <w:t>T</w:t>
      </w:r>
      <w:r w:rsidR="00DC7B39">
        <w:t xml:space="preserve">oplevel </w:t>
      </w:r>
      <w:ins w:id="1771" w:author="melan_000" w:date="2014-11-03T08:26:00Z">
        <w:r w:rsidR="00C97FA9">
          <w:t xml:space="preserve">file </w:t>
        </w:r>
      </w:ins>
      <w:ins w:id="1772" w:author="melan_000" w:date="2014-11-03T08:28:00Z">
        <w:r w:rsidR="0022348A">
          <w:t>when changing the behaviour of your custom IP or to</w:t>
        </w:r>
      </w:ins>
      <w:del w:id="1773" w:author="melan_000" w:date="2014-11-03T08:28:00Z">
        <w:r w:rsidR="00DC7B39" w:rsidDel="0022348A">
          <w:delText>and</w:delText>
        </w:r>
      </w:del>
      <w:r w:rsidR="00DC7B39">
        <w:t xml:space="preserve"> </w:t>
      </w:r>
      <w:del w:id="1774" w:author="melan_000" w:date="2014-11-03T08:26:00Z">
        <w:r w:rsidR="00C2131D" w:rsidDel="00C97FA9">
          <w:delText xml:space="preserve">to </w:delText>
        </w:r>
      </w:del>
      <w:r w:rsidR="00C2131D">
        <w:t xml:space="preserve">instantiate </w:t>
      </w:r>
      <w:ins w:id="1775" w:author="melan_000" w:date="2014-11-03T08:27:00Z">
        <w:r w:rsidR="0022348A">
          <w:t>additional</w:t>
        </w:r>
        <w:r w:rsidR="00C97FA9">
          <w:t xml:space="preserve"> </w:t>
        </w:r>
      </w:ins>
      <w:del w:id="1776" w:author="melan_000" w:date="2014-11-03T08:27:00Z">
        <w:r w:rsidR="00C2131D" w:rsidDel="00C97FA9">
          <w:delText xml:space="preserve">the </w:delText>
        </w:r>
      </w:del>
      <w:del w:id="1777" w:author="melan_000" w:date="2014-11-19T23:43:00Z">
        <w:r w:rsidR="00DC7B39" w:rsidDel="00AE7DC9">
          <w:delText xml:space="preserve">sub </w:delText>
        </w:r>
      </w:del>
      <w:r w:rsidR="00DC7B39">
        <w:t>components</w:t>
      </w:r>
      <w:del w:id="1778" w:author="melan_000" w:date="2014-11-03T08:27:00Z">
        <w:r w:rsidR="00DC7B39" w:rsidDel="00C97FA9">
          <w:delText xml:space="preserve"> </w:delText>
        </w:r>
        <w:r w:rsidR="00337854" w:rsidDel="00C97FA9">
          <w:delText>in</w:delText>
        </w:r>
        <w:r w:rsidR="00DC7B39" w:rsidDel="00C97FA9">
          <w:delText xml:space="preserve"> the </w:delText>
        </w:r>
        <w:r w:rsidR="00C2131D" w:rsidDel="00C97FA9">
          <w:delText>T</w:delText>
        </w:r>
        <w:r w:rsidR="000503AA" w:rsidDel="00C97FA9">
          <w:delText>oplevel</w:delText>
        </w:r>
        <w:r w:rsidR="004A7B36" w:rsidDel="00C97FA9">
          <w:delText xml:space="preserve"> </w:delText>
        </w:r>
        <w:r w:rsidR="00B920F6" w:rsidDel="00C97FA9">
          <w:delText xml:space="preserve">that you </w:delText>
        </w:r>
        <w:r w:rsidR="00C2131D" w:rsidDel="00C97FA9">
          <w:delText>require</w:delText>
        </w:r>
      </w:del>
      <w:r w:rsidR="00B920F6">
        <w:t>.</w:t>
      </w:r>
      <w:r w:rsidR="00206880">
        <w:br w:type="page"/>
      </w:r>
    </w:p>
    <w:p w:rsidR="0015291C" w:rsidRDefault="00A37305" w:rsidP="00932AA3">
      <w:pPr>
        <w:pStyle w:val="Heading1"/>
      </w:pPr>
      <w:bookmarkStart w:id="1779" w:name="_Toc404211011"/>
      <w:ins w:id="1780" w:author="melan_000" w:date="2014-11-18T21:43:00Z">
        <w:r>
          <w:lastRenderedPageBreak/>
          <w:t>P</w:t>
        </w:r>
      </w:ins>
      <w:del w:id="1781" w:author="melan_000" w:date="2014-11-18T21:27:00Z">
        <w:r w:rsidR="00932AA3" w:rsidDel="00411C9F">
          <w:delText>5</w:delText>
        </w:r>
        <w:r w:rsidR="00932AA3" w:rsidDel="00411C9F">
          <w:tab/>
        </w:r>
      </w:del>
      <w:del w:id="1782" w:author="melan_000" w:date="2014-11-18T21:43:00Z">
        <w:r w:rsidR="00206880" w:rsidDel="00A37305">
          <w:delText>P</w:delText>
        </w:r>
      </w:del>
      <w:r w:rsidR="00206880">
        <w:t xml:space="preserve">ackaging </w:t>
      </w:r>
      <w:r w:rsidR="006C7EBF">
        <w:t xml:space="preserve">and testing </w:t>
      </w:r>
      <w:r w:rsidR="00206880">
        <w:t>your IP</w:t>
      </w:r>
      <w:bookmarkEnd w:id="1779"/>
    </w:p>
    <w:p w:rsidR="0015291C" w:rsidRDefault="00206880" w:rsidP="00B122C3">
      <w:r>
        <w:t xml:space="preserve">In this </w:t>
      </w:r>
      <w:r w:rsidR="00ED1E62">
        <w:t>S</w:t>
      </w:r>
      <w:r>
        <w:t xml:space="preserve">ection we will package the </w:t>
      </w:r>
      <w:r w:rsidR="00940E33">
        <w:t xml:space="preserve">Custom </w:t>
      </w:r>
      <w:r>
        <w:t>IP</w:t>
      </w:r>
      <w:r w:rsidR="00940E33">
        <w:t xml:space="preserve"> (Toplevel and </w:t>
      </w:r>
      <w:proofErr w:type="spellStart"/>
      <w:r w:rsidR="00940E33">
        <w:t>Slave_AXI</w:t>
      </w:r>
      <w:proofErr w:type="spellEnd"/>
      <w:r w:rsidR="00940E33">
        <w:t xml:space="preserve"> files)</w:t>
      </w:r>
      <w:r>
        <w:t xml:space="preserve"> that we have generated and modified</w:t>
      </w:r>
      <w:r w:rsidR="00AE7B01">
        <w:t>.</w:t>
      </w:r>
      <w:r>
        <w:t xml:space="preserve"> </w:t>
      </w:r>
      <w:r w:rsidR="00AE7B01">
        <w:t>O</w:t>
      </w:r>
      <w:r>
        <w:t>nce packaged</w:t>
      </w:r>
      <w:r w:rsidR="00AE7B01">
        <w:t>,</w:t>
      </w:r>
      <w:r>
        <w:t xml:space="preserve"> it can be </w:t>
      </w:r>
      <w:del w:id="1783" w:author="melan_000" w:date="2014-11-03T08:35:00Z">
        <w:r w:rsidDel="0022348A">
          <w:delText xml:space="preserve">used </w:delText>
        </w:r>
      </w:del>
      <w:ins w:id="1784" w:author="melan_000" w:date="2014-11-03T08:35:00Z">
        <w:r w:rsidR="0022348A">
          <w:t xml:space="preserve">instantiated </w:t>
        </w:r>
      </w:ins>
      <w:r>
        <w:t xml:space="preserve">in the </w:t>
      </w:r>
      <w:r w:rsidR="004A60BC">
        <w:t>high-level</w:t>
      </w:r>
      <w:r>
        <w:t xml:space="preserve"> design as an independent IP block</w:t>
      </w:r>
      <w:ins w:id="1785" w:author="melan_000" w:date="2014-11-03T08:34:00Z">
        <w:r w:rsidR="0022348A">
          <w:t xml:space="preserve"> in the same </w:t>
        </w:r>
      </w:ins>
      <w:del w:id="1786" w:author="melan_000" w:date="2014-11-03T08:34:00Z">
        <w:r w:rsidDel="0022348A">
          <w:delText>,</w:delText>
        </w:r>
      </w:del>
      <w:del w:id="1787" w:author="melan_000" w:date="2014-11-03T08:35:00Z">
        <w:r w:rsidDel="0022348A">
          <w:delText xml:space="preserve"> exactly like </w:delText>
        </w:r>
        <w:r w:rsidR="003F6A1D" w:rsidDel="0022348A">
          <w:delText>how</w:delText>
        </w:r>
      </w:del>
      <w:ins w:id="1788" w:author="melan_000" w:date="2014-11-03T08:35:00Z">
        <w:r w:rsidR="0022348A">
          <w:t>way that</w:t>
        </w:r>
      </w:ins>
      <w:r w:rsidR="003F6A1D">
        <w:t xml:space="preserve"> </w:t>
      </w:r>
      <w:del w:id="1789" w:author="melan_000" w:date="2014-11-19T23:44:00Z">
        <w:r w:rsidDel="0047618C">
          <w:delText xml:space="preserve">you </w:delText>
        </w:r>
      </w:del>
      <w:ins w:id="1790" w:author="melan_000" w:date="2014-11-19T23:44:00Z">
        <w:r w:rsidR="0047618C">
          <w:t xml:space="preserve">we </w:t>
        </w:r>
      </w:ins>
      <w:ins w:id="1791" w:author="melan_000" w:date="2014-11-03T08:37:00Z">
        <w:r w:rsidR="0022348A">
          <w:t xml:space="preserve">instantiate </w:t>
        </w:r>
      </w:ins>
      <w:ins w:id="1792" w:author="melan_000" w:date="2014-11-03T08:41:00Z">
        <w:r w:rsidR="000D2EBE">
          <w:t>any other</w:t>
        </w:r>
      </w:ins>
      <w:ins w:id="1793" w:author="melan_000" w:date="2014-11-03T08:37:00Z">
        <w:r w:rsidR="0022348A">
          <w:t xml:space="preserve"> </w:t>
        </w:r>
      </w:ins>
      <w:del w:id="1794" w:author="melan_000" w:date="2014-11-03T08:37:00Z">
        <w:r w:rsidDel="0022348A">
          <w:delText xml:space="preserve">would treat other such </w:delText>
        </w:r>
      </w:del>
      <w:r>
        <w:t>IP block</w:t>
      </w:r>
      <w:del w:id="1795" w:author="melan_000" w:date="2014-11-03T08:41:00Z">
        <w:r w:rsidDel="000D2EBE">
          <w:delText>s</w:delText>
        </w:r>
      </w:del>
      <w:r>
        <w:t>. Then</w:t>
      </w:r>
      <w:ins w:id="1796" w:author="melan_000" w:date="2014-11-03T08:36:00Z">
        <w:r w:rsidR="0022348A">
          <w:t>,</w:t>
        </w:r>
      </w:ins>
      <w:r>
        <w:t xml:space="preserve"> all that remains is to write some C </w:t>
      </w:r>
      <w:r w:rsidR="00AE7B01">
        <w:t>(</w:t>
      </w:r>
      <w:r>
        <w:t>driver</w:t>
      </w:r>
      <w:r w:rsidR="00AE7B01">
        <w:t>-</w:t>
      </w:r>
      <w:r>
        <w:t>like</w:t>
      </w:r>
      <w:r w:rsidR="00AE7B01">
        <w:t>)</w:t>
      </w:r>
      <w:r>
        <w:t xml:space="preserve"> code to</w:t>
      </w:r>
      <w:del w:id="1797" w:author="melan_000" w:date="2014-11-03T20:43:00Z">
        <w:r w:rsidDel="00A25C8A">
          <w:delText xml:space="preserve"> interface</w:delText>
        </w:r>
      </w:del>
      <w:r>
        <w:t xml:space="preserve"> </w:t>
      </w:r>
      <w:ins w:id="1798" w:author="melan_000" w:date="2014-11-03T08:40:00Z">
        <w:r w:rsidR="000D2EBE">
          <w:t xml:space="preserve">interact </w:t>
        </w:r>
      </w:ins>
      <w:r>
        <w:t>with the</w:t>
      </w:r>
      <w:del w:id="1799" w:author="melan_000" w:date="2014-11-03T20:44:00Z">
        <w:r w:rsidDel="00A25C8A">
          <w:delText xml:space="preserve"> </w:delText>
        </w:r>
      </w:del>
      <w:ins w:id="1800" w:author="melan_000" w:date="2014-11-03T20:44:00Z">
        <w:r w:rsidR="00A25C8A">
          <w:t xml:space="preserve"> </w:t>
        </w:r>
      </w:ins>
      <w:r>
        <w:t xml:space="preserve">IP and ensure that the changes that we have made are </w:t>
      </w:r>
      <w:ins w:id="1801" w:author="melan_000" w:date="2014-11-03T08:38:00Z">
        <w:r w:rsidR="000D2EBE">
          <w:t>correct</w:t>
        </w:r>
      </w:ins>
      <w:del w:id="1802" w:author="melan_000" w:date="2014-11-03T08:38:00Z">
        <w:r w:rsidDel="000D2EBE">
          <w:delText>working</w:delText>
        </w:r>
      </w:del>
      <w:r>
        <w:t xml:space="preserve">. </w:t>
      </w:r>
      <w:r w:rsidR="003F6A1D">
        <w:t>T</w:t>
      </w:r>
      <w:r>
        <w:t xml:space="preserve">his process will need to be repeated every time you change the </w:t>
      </w:r>
      <w:ins w:id="1803" w:author="melan_000" w:date="2014-11-03T08:38:00Z">
        <w:r w:rsidR="000D2EBE">
          <w:t xml:space="preserve">implementation of the IP, </w:t>
        </w:r>
      </w:ins>
      <w:del w:id="1804" w:author="melan_000" w:date="2014-11-03T08:38:00Z">
        <w:r w:rsidDel="000D2EBE">
          <w:delText xml:space="preserve">VHDL, note </w:delText>
        </w:r>
      </w:del>
      <w:r>
        <w:t>however</w:t>
      </w:r>
      <w:ins w:id="1805" w:author="melan_000" w:date="2014-11-03T08:38:00Z">
        <w:r w:rsidR="000D2EBE">
          <w:t>,</w:t>
        </w:r>
      </w:ins>
      <w:r>
        <w:t xml:space="preserve"> a lot of the steps below are </w:t>
      </w:r>
      <w:del w:id="1806" w:author="melan_000" w:date="2014-11-03T08:39:00Z">
        <w:r w:rsidDel="000D2EBE">
          <w:delText xml:space="preserve">listed as </w:delText>
        </w:r>
      </w:del>
      <w:r w:rsidRPr="00B122C3">
        <w:rPr>
          <w:b/>
        </w:rPr>
        <w:t>conditional</w:t>
      </w:r>
      <w:r>
        <w:t>.</w:t>
      </w:r>
    </w:p>
    <w:p w:rsidR="0015291C" w:rsidRDefault="00A37305" w:rsidP="00B122C3">
      <w:pPr>
        <w:pStyle w:val="Heading2"/>
        <w:tabs>
          <w:tab w:val="left" w:pos="720"/>
          <w:tab w:val="left" w:pos="7309"/>
        </w:tabs>
      </w:pPr>
      <w:bookmarkStart w:id="1807" w:name="_Ref404113378"/>
      <w:bookmarkStart w:id="1808" w:name="_Ref404113397"/>
      <w:bookmarkStart w:id="1809" w:name="_Toc404211012"/>
      <w:ins w:id="1810" w:author="melan_000" w:date="2014-11-18T21:43:00Z">
        <w:r>
          <w:t>IP</w:t>
        </w:r>
      </w:ins>
      <w:del w:id="1811" w:author="melan_000" w:date="2014-11-18T21:27:00Z">
        <w:r w:rsidR="00932AA3" w:rsidDel="00411C9F">
          <w:delText>5</w:delText>
        </w:r>
        <w:r w:rsidR="00206880" w:rsidDel="00411C9F">
          <w:delText xml:space="preserve">.a </w:delText>
        </w:r>
      </w:del>
      <w:del w:id="1812" w:author="melan_000" w:date="2014-11-18T21:43:00Z">
        <w:r w:rsidR="00206880" w:rsidDel="00A37305">
          <w:delText>IP</w:delText>
        </w:r>
      </w:del>
      <w:r w:rsidR="00206880">
        <w:t xml:space="preserve"> Packager (Within the Custom IP’s Vivado project)</w:t>
      </w:r>
      <w:bookmarkEnd w:id="1807"/>
      <w:bookmarkEnd w:id="1808"/>
      <w:bookmarkEnd w:id="1809"/>
      <w:r w:rsidR="00206880">
        <w:tab/>
      </w:r>
    </w:p>
    <w:p w:rsidR="0015291C" w:rsidRDefault="00206880">
      <w:pPr>
        <w:pStyle w:val="ListParagraph"/>
        <w:numPr>
          <w:ilvl w:val="0"/>
          <w:numId w:val="22"/>
        </w:numPr>
        <w:ind w:left="567" w:hanging="567"/>
      </w:pPr>
      <w:bookmarkStart w:id="1813" w:name="_Ref404115017"/>
      <w:r>
        <w:t xml:space="preserve">Select the </w:t>
      </w:r>
      <w:r w:rsidR="00197CDB">
        <w:t>“</w:t>
      </w:r>
      <w:r>
        <w:rPr>
          <w:b/>
        </w:rPr>
        <w:t>Package IP</w:t>
      </w:r>
      <w:r w:rsidR="00197CDB">
        <w:rPr>
          <w:b/>
        </w:rPr>
        <w:t>”</w:t>
      </w:r>
      <w:r>
        <w:t xml:space="preserve"> in the project manager section in the left hand pane.</w:t>
      </w:r>
      <w:bookmarkEnd w:id="1813"/>
    </w:p>
    <w:p w:rsidR="00EF1F26" w:rsidRDefault="00206880">
      <w:pPr>
        <w:keepNext/>
        <w:jc w:val="center"/>
        <w:rPr>
          <w:ins w:id="1814" w:author="melan_000" w:date="2014-11-18T23:01:00Z"/>
        </w:rPr>
        <w:pPrChange w:id="1815" w:author="melan_000" w:date="2014-11-18T23:01:00Z">
          <w:pPr>
            <w:jc w:val="center"/>
          </w:pPr>
        </w:pPrChange>
      </w:pPr>
      <w:r>
        <w:rPr>
          <w:noProof/>
          <w:lang w:eastAsia="en-AU"/>
        </w:rPr>
        <w:drawing>
          <wp:inline distT="0" distB="0" distL="0" distR="0" wp14:anchorId="2DE8610A" wp14:editId="46DF9AAB">
            <wp:extent cx="4181914" cy="1816689"/>
            <wp:effectExtent l="0" t="0" r="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a:extLst>
                        <a:ext uri="{28A0092B-C50C-407E-A947-70E740481C1C}">
                          <a14:useLocalDpi xmlns:a14="http://schemas.microsoft.com/office/drawing/2010/main" val="0"/>
                        </a:ext>
                      </a:extLst>
                    </a:blip>
                    <a:srcRect b="55061"/>
                    <a:stretch/>
                  </pic:blipFill>
                  <pic:spPr bwMode="auto">
                    <a:xfrm>
                      <a:off x="0" y="0"/>
                      <a:ext cx="4191000" cy="1820636"/>
                    </a:xfrm>
                    <a:prstGeom prst="rect">
                      <a:avLst/>
                    </a:prstGeom>
                    <a:noFill/>
                    <a:ln>
                      <a:no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1816" w:author="melan_000" w:date="2014-11-18T23:01:00Z">
            <w:rPr/>
          </w:rPrChange>
        </w:rPr>
        <w:pPrChange w:id="1817" w:author="melan_000" w:date="2014-11-18T23:01:00Z">
          <w:pPr>
            <w:jc w:val="center"/>
          </w:pPr>
        </w:pPrChange>
      </w:pPr>
      <w:ins w:id="1818" w:author="melan_000" w:date="2014-11-18T23:01:00Z">
        <w:r w:rsidRPr="00EF1F26">
          <w:rPr>
            <w:szCs w:val="22"/>
          </w:rPr>
          <w:t xml:space="preserve">Figure </w:t>
        </w:r>
      </w:ins>
      <w:ins w:id="181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2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21" w:author="melan_000" w:date="2014-11-20T01:41:00Z">
        <w:r w:rsidR="00113A04">
          <w:rPr>
            <w:noProof/>
            <w:szCs w:val="22"/>
          </w:rPr>
          <w:t>1</w:t>
        </w:r>
      </w:ins>
      <w:ins w:id="1822" w:author="melan_000" w:date="2014-11-19T00:07:00Z">
        <w:r w:rsidR="00B72989">
          <w:rPr>
            <w:szCs w:val="22"/>
          </w:rPr>
          <w:fldChar w:fldCharType="end"/>
        </w:r>
      </w:ins>
      <w:ins w:id="1823" w:author="melan_000" w:date="2014-11-18T23:01:00Z">
        <w:r w:rsidRPr="00EF1F26">
          <w:rPr>
            <w:szCs w:val="22"/>
          </w:rPr>
          <w:t xml:space="preserve">: Step </w:t>
        </w:r>
        <w:r>
          <w:rPr>
            <w:szCs w:val="22"/>
          </w:rPr>
          <w:fldChar w:fldCharType="begin"/>
        </w:r>
        <w:r>
          <w:rPr>
            <w:szCs w:val="22"/>
          </w:rPr>
          <w:instrText xml:space="preserve"> REF _Ref404115017 \r \h </w:instrText>
        </w:r>
      </w:ins>
      <w:r>
        <w:rPr>
          <w:szCs w:val="22"/>
        </w:rPr>
      </w:r>
      <w:r>
        <w:rPr>
          <w:szCs w:val="22"/>
        </w:rPr>
        <w:fldChar w:fldCharType="separate"/>
      </w:r>
      <w:ins w:id="1824" w:author="melan_000" w:date="2014-11-20T01:41:00Z">
        <w:r w:rsidR="00113A04">
          <w:rPr>
            <w:szCs w:val="22"/>
          </w:rPr>
          <w:t>5.1</w:t>
        </w:r>
      </w:ins>
      <w:ins w:id="1825" w:author="melan_000" w:date="2014-11-18T23:01:00Z">
        <w:r>
          <w:rPr>
            <w:szCs w:val="22"/>
          </w:rPr>
          <w:fldChar w:fldCharType="end"/>
        </w:r>
        <w:r w:rsidRPr="00EF1F26">
          <w:rPr>
            <w:szCs w:val="22"/>
          </w:rPr>
          <w:t>, starting the packaging process</w:t>
        </w:r>
      </w:ins>
    </w:p>
    <w:p w:rsidR="00197CDB" w:rsidRPr="00197CDB" w:rsidDel="00EF1F26" w:rsidRDefault="00197CDB">
      <w:pPr>
        <w:jc w:val="center"/>
        <w:rPr>
          <w:del w:id="1826" w:author="melan_000" w:date="2014-11-18T23:01:00Z"/>
          <w:i/>
        </w:rPr>
      </w:pPr>
      <w:del w:id="1827" w:author="melan_000" w:date="2014-11-18T23:01:00Z">
        <w:r w:rsidDel="00EF1F26">
          <w:rPr>
            <w:i/>
          </w:rPr>
          <w:delText>Figure 5.1: Step 5.1, starting the packaging process</w:delText>
        </w:r>
      </w:del>
    </w:p>
    <w:p w:rsidR="0015291C" w:rsidRDefault="00206880">
      <w:pPr>
        <w:pStyle w:val="ListParagraph"/>
        <w:numPr>
          <w:ilvl w:val="0"/>
          <w:numId w:val="22"/>
        </w:numPr>
        <w:ind w:left="567" w:hanging="567"/>
      </w:pPr>
      <w:bookmarkStart w:id="1828" w:name="_Ref404115065"/>
      <w:r>
        <w:t>At the start screen</w:t>
      </w:r>
      <w:ins w:id="1829" w:author="melan_000" w:date="2014-11-03T08:45:00Z">
        <w:r w:rsidR="00F72B2C">
          <w:t>,</w:t>
        </w:r>
      </w:ins>
      <w:r>
        <w:t xml:space="preserve"> leave all the options the same except </w:t>
      </w:r>
      <w:r w:rsidR="00B221E6">
        <w:t xml:space="preserve">for </w:t>
      </w:r>
      <w:r>
        <w:t xml:space="preserve">the version number; ensure that you </w:t>
      </w:r>
      <w:r>
        <w:rPr>
          <w:b/>
        </w:rPr>
        <w:t xml:space="preserve">INCREASE </w:t>
      </w:r>
      <w:r>
        <w:t>the version number (e.g. 1.0 -&gt; 2.0). The reason for this is so that Vivado will detect the version change</w:t>
      </w:r>
      <w:del w:id="1830" w:author="melan_000" w:date="2014-11-19T23:44:00Z">
        <w:r w:rsidDel="00F27FDB">
          <w:delText>,</w:delText>
        </w:r>
      </w:del>
      <w:r>
        <w:t xml:space="preserve"> and p</w:t>
      </w:r>
      <w:r w:rsidR="00B221E6">
        <w:t>rompt</w:t>
      </w:r>
      <w:del w:id="1831" w:author="melan_000" w:date="2014-11-19T23:44:00Z">
        <w:r w:rsidR="00B221E6" w:rsidDel="00F27FDB">
          <w:delText>s</w:delText>
        </w:r>
      </w:del>
      <w:r w:rsidR="00B221E6">
        <w:t xml:space="preserve"> you for an upgrade. </w:t>
      </w:r>
      <w:ins w:id="1832" w:author="melan_000" w:date="2014-11-03T20:45:00Z">
        <w:r w:rsidR="004D77BC">
          <w:t>You shoul</w:t>
        </w:r>
      </w:ins>
      <w:ins w:id="1833" w:author="melan_000" w:date="2014-11-19T23:45:00Z">
        <w:r w:rsidR="00F27FDB">
          <w:t xml:space="preserve">d also </w:t>
        </w:r>
      </w:ins>
      <w:del w:id="1834" w:author="melan_000" w:date="2014-11-03T20:45:00Z">
        <w:r w:rsidR="00B221E6" w:rsidDel="004D77BC">
          <w:delText>Also,</w:delText>
        </w:r>
      </w:del>
      <w:del w:id="1835" w:author="melan_000" w:date="2014-11-19T23:45:00Z">
        <w:r w:rsidR="00B221E6" w:rsidDel="00F27FDB">
          <w:delText xml:space="preserve"> </w:delText>
        </w:r>
      </w:del>
      <w:r>
        <w:t xml:space="preserve">alter the display name to reflect the version </w:t>
      </w:r>
      <w:r w:rsidR="00B221E6">
        <w:t xml:space="preserve">number </w:t>
      </w:r>
      <w:r w:rsidR="00194172">
        <w:t>change</w:t>
      </w:r>
      <w:r>
        <w:t>.</w:t>
      </w:r>
      <w:bookmarkEnd w:id="1828"/>
    </w:p>
    <w:p w:rsidR="00EF1F26" w:rsidRDefault="00206880">
      <w:pPr>
        <w:keepNext/>
        <w:jc w:val="center"/>
        <w:rPr>
          <w:ins w:id="1836" w:author="melan_000" w:date="2014-11-18T23:02:00Z"/>
        </w:rPr>
        <w:pPrChange w:id="1837" w:author="melan_000" w:date="2014-11-18T23:02:00Z">
          <w:pPr>
            <w:jc w:val="center"/>
          </w:pPr>
        </w:pPrChange>
      </w:pPr>
      <w:r>
        <w:rPr>
          <w:noProof/>
          <w:lang w:eastAsia="en-AU"/>
        </w:rPr>
        <w:drawing>
          <wp:inline distT="0" distB="0" distL="0" distR="0" wp14:anchorId="4C310FD0" wp14:editId="11388EA9">
            <wp:extent cx="5135173" cy="3212687"/>
            <wp:effectExtent l="0" t="0" r="8890" b="6985"/>
            <wp:docPr id="27"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9272" cy="3215251"/>
                    </a:xfrm>
                    <a:prstGeom prst="rect">
                      <a:avLst/>
                    </a:prstGeom>
                    <a:noFill/>
                    <a:ln>
                      <a:noFill/>
                    </a:ln>
                  </pic:spPr>
                </pic:pic>
              </a:graphicData>
            </a:graphic>
          </wp:inline>
        </w:drawing>
      </w:r>
    </w:p>
    <w:p w:rsidR="0015291C" w:rsidRPr="00EF1F26" w:rsidRDefault="00EF1F26">
      <w:pPr>
        <w:pStyle w:val="Caption"/>
        <w:rPr>
          <w:color w:val="1F497D" w:themeColor="text2"/>
          <w:sz w:val="18"/>
          <w:rPrChange w:id="1838" w:author="melan_000" w:date="2014-11-18T23:02:00Z">
            <w:rPr/>
          </w:rPrChange>
        </w:rPr>
        <w:pPrChange w:id="1839" w:author="melan_000" w:date="2014-11-18T23:02:00Z">
          <w:pPr>
            <w:jc w:val="center"/>
          </w:pPr>
        </w:pPrChange>
      </w:pPr>
      <w:ins w:id="1840" w:author="melan_000" w:date="2014-11-18T23:02:00Z">
        <w:r w:rsidRPr="00EF1F26">
          <w:rPr>
            <w:szCs w:val="22"/>
          </w:rPr>
          <w:t xml:space="preserve">Figure </w:t>
        </w:r>
      </w:ins>
      <w:ins w:id="1841"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42"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43" w:author="melan_000" w:date="2014-11-20T01:41:00Z">
        <w:r w:rsidR="00113A04">
          <w:rPr>
            <w:noProof/>
            <w:szCs w:val="22"/>
          </w:rPr>
          <w:t>2</w:t>
        </w:r>
      </w:ins>
      <w:ins w:id="1844" w:author="melan_000" w:date="2014-11-19T00:07:00Z">
        <w:r w:rsidR="00B72989">
          <w:rPr>
            <w:szCs w:val="22"/>
          </w:rPr>
          <w:fldChar w:fldCharType="end"/>
        </w:r>
      </w:ins>
      <w:ins w:id="1845" w:author="melan_000" w:date="2014-11-18T23:02:00Z">
        <w:r w:rsidRPr="00EF1F26">
          <w:rPr>
            <w:szCs w:val="22"/>
          </w:rPr>
          <w:t xml:space="preserve">: Step </w:t>
        </w:r>
        <w:r>
          <w:rPr>
            <w:szCs w:val="22"/>
          </w:rPr>
          <w:fldChar w:fldCharType="begin"/>
        </w:r>
        <w:r>
          <w:rPr>
            <w:szCs w:val="22"/>
          </w:rPr>
          <w:instrText xml:space="preserve"> REF _Ref404115065 \r \h </w:instrText>
        </w:r>
      </w:ins>
      <w:r>
        <w:rPr>
          <w:szCs w:val="22"/>
        </w:rPr>
      </w:r>
      <w:r>
        <w:rPr>
          <w:szCs w:val="22"/>
        </w:rPr>
        <w:fldChar w:fldCharType="separate"/>
      </w:r>
      <w:ins w:id="1846" w:author="melan_000" w:date="2014-11-20T01:41:00Z">
        <w:r w:rsidR="00113A04">
          <w:rPr>
            <w:szCs w:val="22"/>
          </w:rPr>
          <w:t>5.2</w:t>
        </w:r>
      </w:ins>
      <w:ins w:id="1847" w:author="melan_000" w:date="2014-11-18T23:02:00Z">
        <w:r>
          <w:rPr>
            <w:szCs w:val="22"/>
          </w:rPr>
          <w:fldChar w:fldCharType="end"/>
        </w:r>
        <w:r w:rsidRPr="00EF1F26">
          <w:rPr>
            <w:szCs w:val="22"/>
          </w:rPr>
          <w:t>, altering the version number for your IP</w:t>
        </w:r>
      </w:ins>
    </w:p>
    <w:p w:rsidR="00194172" w:rsidRPr="00194172" w:rsidDel="00EF1F26" w:rsidRDefault="00194172" w:rsidP="00194172">
      <w:pPr>
        <w:jc w:val="center"/>
        <w:rPr>
          <w:del w:id="1848" w:author="melan_000" w:date="2014-11-18T23:02:00Z"/>
          <w:i/>
        </w:rPr>
      </w:pPr>
      <w:del w:id="1849" w:author="melan_000" w:date="2014-11-18T23:02:00Z">
        <w:r w:rsidDel="00EF1F26">
          <w:rPr>
            <w:i/>
          </w:rPr>
          <w:lastRenderedPageBreak/>
          <w:delText>Figure 5.2: Step 5.2, altering the version number for your IP</w:delText>
        </w:r>
      </w:del>
    </w:p>
    <w:p w:rsidR="0015291C" w:rsidRDefault="00206880">
      <w:pPr>
        <w:pStyle w:val="ListParagraph"/>
        <w:numPr>
          <w:ilvl w:val="0"/>
          <w:numId w:val="22"/>
        </w:numPr>
        <w:ind w:left="567" w:hanging="567"/>
      </w:pPr>
      <w:bookmarkStart w:id="1850" w:name="_Ref404115113"/>
      <w:r>
        <w:rPr>
          <w:b/>
          <w:color w:val="FF0000"/>
        </w:rPr>
        <w:t>If</w:t>
      </w:r>
      <w:r>
        <w:rPr>
          <w:color w:val="FF0000"/>
        </w:rPr>
        <w:t xml:space="preserve"> </w:t>
      </w:r>
      <w:r>
        <w:t xml:space="preserve">the changes to the file involved adding new VHDL files, they must be added in the </w:t>
      </w:r>
      <w:r>
        <w:rPr>
          <w:b/>
        </w:rPr>
        <w:t>“IP File Groups”</w:t>
      </w:r>
      <w:r>
        <w:t xml:space="preserve"> to both the “VHDL synthesis” and “VHDL Simulation” folders, as shown </w:t>
      </w:r>
      <w:ins w:id="1851" w:author="melan_000" w:date="2014-11-03T20:46:00Z">
        <w:r w:rsidR="009D3A5B">
          <w:t>in</w:t>
        </w:r>
      </w:ins>
      <w:del w:id="1852" w:author="melan_000" w:date="2014-11-03T20:46:00Z">
        <w:r w:rsidDel="009D3A5B">
          <w:delText>by</w:delText>
        </w:r>
      </w:del>
      <w:r>
        <w:t xml:space="preserve"> </w:t>
      </w:r>
      <w:ins w:id="1853" w:author="melan_000" w:date="2014-11-19T00:00:00Z">
        <w:r w:rsidR="00853055">
          <w:fldChar w:fldCharType="begin"/>
        </w:r>
        <w:r w:rsidR="00853055">
          <w:instrText xml:space="preserve"> REF _Ref404118567 \h </w:instrText>
        </w:r>
      </w:ins>
      <w:r w:rsidR="00853055">
        <w:fldChar w:fldCharType="separate"/>
      </w:r>
      <w:ins w:id="1854" w:author="melan_000" w:date="2014-11-20T01:41:00Z">
        <w:r w:rsidR="00113A04" w:rsidRPr="00EF1F26">
          <w:t xml:space="preserve">Figure </w:t>
        </w:r>
        <w:r w:rsidR="00113A04">
          <w:rPr>
            <w:noProof/>
          </w:rPr>
          <w:t>5</w:t>
        </w:r>
        <w:r w:rsidR="00113A04">
          <w:noBreakHyphen/>
        </w:r>
        <w:r w:rsidR="00113A04">
          <w:rPr>
            <w:noProof/>
          </w:rPr>
          <w:t>3</w:t>
        </w:r>
      </w:ins>
      <w:ins w:id="1855" w:author="melan_000" w:date="2014-11-19T00:00:00Z">
        <w:r w:rsidR="00853055">
          <w:fldChar w:fldCharType="end"/>
        </w:r>
      </w:ins>
      <w:del w:id="1856" w:author="melan_000" w:date="2014-11-19T00:00:00Z">
        <w:r w:rsidR="00146DC4" w:rsidDel="00853055">
          <w:delText>Figure 5.3</w:delText>
        </w:r>
      </w:del>
      <w:r>
        <w:t>.</w:t>
      </w:r>
      <w:bookmarkEnd w:id="1850"/>
    </w:p>
    <w:p w:rsidR="00EF1F26" w:rsidRDefault="00206880">
      <w:pPr>
        <w:keepNext/>
        <w:jc w:val="center"/>
        <w:rPr>
          <w:ins w:id="1857" w:author="melan_000" w:date="2014-11-18T23:02:00Z"/>
        </w:rPr>
        <w:pPrChange w:id="1858" w:author="melan_000" w:date="2014-11-18T23:02:00Z">
          <w:pPr>
            <w:jc w:val="center"/>
          </w:pPr>
        </w:pPrChange>
      </w:pPr>
      <w:r>
        <w:rPr>
          <w:noProof/>
          <w:lang w:eastAsia="en-AU"/>
        </w:rPr>
        <w:drawing>
          <wp:inline distT="0" distB="0" distL="0" distR="0" wp14:anchorId="537CADC0" wp14:editId="712278F6">
            <wp:extent cx="4781550" cy="3476625"/>
            <wp:effectExtent l="0" t="0" r="0" b="952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3476625"/>
                    </a:xfrm>
                    <a:prstGeom prst="rect">
                      <a:avLst/>
                    </a:prstGeom>
                    <a:noFill/>
                    <a:ln>
                      <a:noFill/>
                    </a:ln>
                  </pic:spPr>
                </pic:pic>
              </a:graphicData>
            </a:graphic>
          </wp:inline>
        </w:drawing>
      </w:r>
    </w:p>
    <w:p w:rsidR="0015291C" w:rsidRPr="00EF1F26" w:rsidRDefault="00EF1F26">
      <w:pPr>
        <w:pStyle w:val="Caption"/>
        <w:rPr>
          <w:color w:val="1F497D" w:themeColor="text2"/>
          <w:sz w:val="18"/>
          <w:rPrChange w:id="1859" w:author="melan_000" w:date="2014-11-18T23:02:00Z">
            <w:rPr/>
          </w:rPrChange>
        </w:rPr>
        <w:pPrChange w:id="1860" w:author="melan_000" w:date="2014-11-18T23:02:00Z">
          <w:pPr>
            <w:jc w:val="center"/>
          </w:pPr>
        </w:pPrChange>
      </w:pPr>
      <w:bookmarkStart w:id="1861" w:name="_Ref404118567"/>
      <w:ins w:id="1862" w:author="melan_000" w:date="2014-11-18T23:02:00Z">
        <w:r w:rsidRPr="00EF1F26">
          <w:rPr>
            <w:szCs w:val="22"/>
          </w:rPr>
          <w:t xml:space="preserve">Figure </w:t>
        </w:r>
      </w:ins>
      <w:ins w:id="1863"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64"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65" w:author="melan_000" w:date="2014-11-20T01:41:00Z">
        <w:r w:rsidR="00113A04">
          <w:rPr>
            <w:noProof/>
            <w:szCs w:val="22"/>
          </w:rPr>
          <w:t>3</w:t>
        </w:r>
      </w:ins>
      <w:ins w:id="1866" w:author="melan_000" w:date="2014-11-19T00:07:00Z">
        <w:r w:rsidR="00B72989">
          <w:rPr>
            <w:szCs w:val="22"/>
          </w:rPr>
          <w:fldChar w:fldCharType="end"/>
        </w:r>
      </w:ins>
      <w:bookmarkEnd w:id="1861"/>
      <w:ins w:id="1867" w:author="melan_000" w:date="2014-11-18T23:02:00Z">
        <w:r w:rsidRPr="00EF1F26">
          <w:rPr>
            <w:szCs w:val="22"/>
          </w:rPr>
          <w:t xml:space="preserve">: Step </w:t>
        </w:r>
      </w:ins>
      <w:ins w:id="1868" w:author="melan_000" w:date="2014-11-18T23:03:00Z">
        <w:r>
          <w:rPr>
            <w:szCs w:val="22"/>
          </w:rPr>
          <w:fldChar w:fldCharType="begin"/>
        </w:r>
        <w:r>
          <w:rPr>
            <w:szCs w:val="22"/>
          </w:rPr>
          <w:instrText xml:space="preserve"> REF _Ref404115113 \r \h </w:instrText>
        </w:r>
      </w:ins>
      <w:r>
        <w:rPr>
          <w:szCs w:val="22"/>
        </w:rPr>
      </w:r>
      <w:r>
        <w:rPr>
          <w:szCs w:val="22"/>
        </w:rPr>
        <w:fldChar w:fldCharType="separate"/>
      </w:r>
      <w:ins w:id="1869" w:author="melan_000" w:date="2014-11-20T01:41:00Z">
        <w:r w:rsidR="00113A04">
          <w:rPr>
            <w:szCs w:val="22"/>
          </w:rPr>
          <w:t>5.3</w:t>
        </w:r>
      </w:ins>
      <w:ins w:id="1870" w:author="melan_000" w:date="2014-11-18T23:03:00Z">
        <w:r>
          <w:rPr>
            <w:szCs w:val="22"/>
          </w:rPr>
          <w:fldChar w:fldCharType="end"/>
        </w:r>
      </w:ins>
      <w:ins w:id="1871" w:author="melan_000" w:date="2014-11-18T23:02:00Z">
        <w:r w:rsidRPr="00EF1F26">
          <w:rPr>
            <w:szCs w:val="22"/>
          </w:rPr>
          <w:t>, Add VHDL files to the IP definition if needed</w:t>
        </w:r>
      </w:ins>
    </w:p>
    <w:p w:rsidR="00194172" w:rsidRPr="00194172" w:rsidDel="00EF1F26" w:rsidRDefault="00194172">
      <w:pPr>
        <w:jc w:val="center"/>
        <w:rPr>
          <w:del w:id="1872" w:author="melan_000" w:date="2014-11-18T23:02:00Z"/>
          <w:i/>
        </w:rPr>
      </w:pPr>
      <w:del w:id="1873" w:author="melan_000" w:date="2014-11-18T23:02:00Z">
        <w:r w:rsidDel="00EF1F26">
          <w:rPr>
            <w:i/>
          </w:rPr>
          <w:delText>Figure 5.3: Step 5.3, Add VHDL files to the IP definition if needed</w:delText>
        </w:r>
      </w:del>
    </w:p>
    <w:p w:rsidR="0015291C" w:rsidRDefault="00206880">
      <w:pPr>
        <w:pStyle w:val="ListParagraph"/>
        <w:numPr>
          <w:ilvl w:val="0"/>
          <w:numId w:val="22"/>
        </w:numPr>
        <w:ind w:left="567" w:hanging="567"/>
      </w:pPr>
      <w:bookmarkStart w:id="1874" w:name="_Ref404115154"/>
      <w:r>
        <w:rPr>
          <w:b/>
          <w:color w:val="FF0000"/>
        </w:rPr>
        <w:t>If</w:t>
      </w:r>
      <w:r>
        <w:rPr>
          <w:color w:val="FF0000"/>
        </w:rPr>
        <w:t xml:space="preserve"> </w:t>
      </w:r>
      <w:r>
        <w:t xml:space="preserve">the ports </w:t>
      </w:r>
      <w:r w:rsidR="00194172">
        <w:t xml:space="preserve">to the Toplevel </w:t>
      </w:r>
      <w:r>
        <w:t>have been changed, then use the “</w:t>
      </w:r>
      <w:r>
        <w:rPr>
          <w:b/>
        </w:rPr>
        <w:t>IP Ports</w:t>
      </w:r>
      <w:r>
        <w:t>” page</w:t>
      </w:r>
      <w:r w:rsidR="00D63B24">
        <w:t xml:space="preserve"> by</w:t>
      </w:r>
      <w:r>
        <w:t xml:space="preserve"> </w:t>
      </w:r>
      <w:del w:id="1875" w:author="melan_000" w:date="2014-11-03T20:46:00Z">
        <w:r w:rsidDel="009D3A5B">
          <w:delText xml:space="preserve">simply </w:delText>
        </w:r>
      </w:del>
      <w:r>
        <w:t xml:space="preserve">clicking on the </w:t>
      </w:r>
      <w:r>
        <w:rPr>
          <w:u w:val="single"/>
        </w:rPr>
        <w:t>Port import dialog</w:t>
      </w:r>
      <w:r>
        <w:t xml:space="preserve"> and follow</w:t>
      </w:r>
      <w:r w:rsidR="00D63B24">
        <w:t>ing</w:t>
      </w:r>
      <w:r>
        <w:t xml:space="preserve"> the prompts.</w:t>
      </w:r>
      <w:bookmarkEnd w:id="1874"/>
    </w:p>
    <w:p w:rsidR="00EF1F26" w:rsidRDefault="00206880">
      <w:pPr>
        <w:keepNext/>
        <w:jc w:val="center"/>
        <w:rPr>
          <w:ins w:id="1876" w:author="melan_000" w:date="2014-11-18T23:03:00Z"/>
        </w:rPr>
        <w:pPrChange w:id="1877" w:author="melan_000" w:date="2014-11-18T23:03:00Z">
          <w:pPr>
            <w:jc w:val="center"/>
          </w:pPr>
        </w:pPrChange>
      </w:pPr>
      <w:r>
        <w:rPr>
          <w:noProof/>
          <w:lang w:eastAsia="en-AU"/>
        </w:rPr>
        <w:drawing>
          <wp:inline distT="0" distB="0" distL="0" distR="0" wp14:anchorId="450D8AC3" wp14:editId="33913671">
            <wp:extent cx="4868724" cy="2958506"/>
            <wp:effectExtent l="0" t="0" r="8255"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4926" cy="2962275"/>
                    </a:xfrm>
                    <a:prstGeom prst="rect">
                      <a:avLst/>
                    </a:prstGeom>
                    <a:noFill/>
                    <a:ln>
                      <a:noFill/>
                    </a:ln>
                  </pic:spPr>
                </pic:pic>
              </a:graphicData>
            </a:graphic>
          </wp:inline>
        </w:drawing>
      </w:r>
    </w:p>
    <w:p w:rsidR="0015291C" w:rsidRPr="00EF1F26" w:rsidRDefault="00EF1F26">
      <w:pPr>
        <w:pStyle w:val="Caption"/>
        <w:rPr>
          <w:color w:val="1F497D" w:themeColor="text2"/>
          <w:sz w:val="18"/>
          <w:rPrChange w:id="1878" w:author="melan_000" w:date="2014-11-18T23:03:00Z">
            <w:rPr/>
          </w:rPrChange>
        </w:rPr>
        <w:pPrChange w:id="1879" w:author="melan_000" w:date="2014-11-18T23:03:00Z">
          <w:pPr>
            <w:jc w:val="center"/>
          </w:pPr>
        </w:pPrChange>
      </w:pPr>
      <w:ins w:id="1880" w:author="melan_000" w:date="2014-11-18T23:03:00Z">
        <w:r w:rsidRPr="00EF1F26">
          <w:rPr>
            <w:szCs w:val="22"/>
          </w:rPr>
          <w:t xml:space="preserve">Figure </w:t>
        </w:r>
      </w:ins>
      <w:ins w:id="1881"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882"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883" w:author="melan_000" w:date="2014-11-20T01:41:00Z">
        <w:r w:rsidR="00113A04">
          <w:rPr>
            <w:noProof/>
            <w:szCs w:val="22"/>
          </w:rPr>
          <w:t>4</w:t>
        </w:r>
      </w:ins>
      <w:ins w:id="1884" w:author="melan_000" w:date="2014-11-19T00:07:00Z">
        <w:r w:rsidR="00B72989">
          <w:rPr>
            <w:szCs w:val="22"/>
          </w:rPr>
          <w:fldChar w:fldCharType="end"/>
        </w:r>
      </w:ins>
      <w:ins w:id="1885" w:author="melan_000" w:date="2014-11-18T23:03:00Z">
        <w:r w:rsidRPr="00EF1F26">
          <w:rPr>
            <w:szCs w:val="22"/>
          </w:rPr>
          <w:t xml:space="preserve">: Step </w:t>
        </w:r>
        <w:r>
          <w:rPr>
            <w:szCs w:val="22"/>
          </w:rPr>
          <w:fldChar w:fldCharType="begin"/>
        </w:r>
        <w:r>
          <w:rPr>
            <w:szCs w:val="22"/>
          </w:rPr>
          <w:instrText xml:space="preserve"> REF _Ref404115154 \r \h </w:instrText>
        </w:r>
      </w:ins>
      <w:r>
        <w:rPr>
          <w:szCs w:val="22"/>
        </w:rPr>
      </w:r>
      <w:r>
        <w:rPr>
          <w:szCs w:val="22"/>
        </w:rPr>
        <w:fldChar w:fldCharType="separate"/>
      </w:r>
      <w:ins w:id="1886" w:author="melan_000" w:date="2014-11-20T01:41:00Z">
        <w:r w:rsidR="00113A04">
          <w:rPr>
            <w:szCs w:val="22"/>
          </w:rPr>
          <w:t>5.4</w:t>
        </w:r>
      </w:ins>
      <w:ins w:id="1887" w:author="melan_000" w:date="2014-11-18T23:03:00Z">
        <w:r>
          <w:rPr>
            <w:szCs w:val="22"/>
          </w:rPr>
          <w:fldChar w:fldCharType="end"/>
        </w:r>
        <w:r w:rsidRPr="00EF1F26">
          <w:rPr>
            <w:szCs w:val="22"/>
          </w:rPr>
          <w:t>, Modifying IP ports if needed</w:t>
        </w:r>
      </w:ins>
    </w:p>
    <w:p w:rsidR="00194172" w:rsidRPr="00194172" w:rsidDel="00EF1F26" w:rsidRDefault="00194172" w:rsidP="00194172">
      <w:pPr>
        <w:jc w:val="center"/>
        <w:rPr>
          <w:del w:id="1888" w:author="melan_000" w:date="2014-11-18T23:03:00Z"/>
          <w:i/>
        </w:rPr>
      </w:pPr>
      <w:del w:id="1889" w:author="melan_000" w:date="2014-11-18T23:03:00Z">
        <w:r w:rsidDel="00EF1F26">
          <w:rPr>
            <w:i/>
          </w:rPr>
          <w:delText xml:space="preserve">Figure 5.4: Step 5.4, </w:delText>
        </w:r>
        <w:r w:rsidR="00203671" w:rsidDel="00EF1F26">
          <w:rPr>
            <w:i/>
          </w:rPr>
          <w:delText>Modifying IP ports if needed</w:delText>
        </w:r>
      </w:del>
    </w:p>
    <w:p w:rsidR="00194172" w:rsidDel="00EF1F26" w:rsidRDefault="00194172">
      <w:pPr>
        <w:jc w:val="center"/>
        <w:rPr>
          <w:del w:id="1890" w:author="melan_000" w:date="2014-11-18T23:03:00Z"/>
        </w:rPr>
      </w:pPr>
    </w:p>
    <w:p w:rsidR="0015291C" w:rsidRDefault="00206880">
      <w:pPr>
        <w:pStyle w:val="ListParagraph"/>
        <w:numPr>
          <w:ilvl w:val="0"/>
          <w:numId w:val="22"/>
        </w:numPr>
        <w:ind w:left="567" w:hanging="567"/>
      </w:pPr>
      <w:bookmarkStart w:id="1891" w:name="_Ref404115215"/>
      <w:r>
        <w:rPr>
          <w:b/>
          <w:color w:val="FF0000"/>
        </w:rPr>
        <w:t>If</w:t>
      </w:r>
      <w:r>
        <w:rPr>
          <w:color w:val="FF0000"/>
        </w:rPr>
        <w:t xml:space="preserve"> </w:t>
      </w:r>
      <w:r>
        <w:t>you used the “</w:t>
      </w:r>
      <w:r w:rsidRPr="001D2BE6">
        <w:rPr>
          <w:b/>
        </w:rPr>
        <w:t>IP ports</w:t>
      </w:r>
      <w:r>
        <w:t>” page to add/remove ports, you should now go to the “</w:t>
      </w:r>
      <w:r>
        <w:rPr>
          <w:b/>
        </w:rPr>
        <w:t>IP GUI Customization Layout</w:t>
      </w:r>
      <w:r>
        <w:t xml:space="preserve">” and use the IP GUI customization layout wizard to regenerate the </w:t>
      </w:r>
      <w:r>
        <w:lastRenderedPageBreak/>
        <w:t xml:space="preserve">image of the IP component. Simply </w:t>
      </w:r>
      <w:del w:id="1892" w:author="melan_000" w:date="2014-11-03T20:47:00Z">
        <w:r w:rsidDel="009D3A5B">
          <w:delText>us</w:delText>
        </w:r>
      </w:del>
      <w:ins w:id="1893" w:author="melan_000" w:date="2014-11-03T20:47:00Z">
        <w:r w:rsidR="009D3A5B">
          <w:t>follow</w:t>
        </w:r>
      </w:ins>
      <w:del w:id="1894" w:author="melan_000" w:date="2014-11-03T20:47:00Z">
        <w:r w:rsidDel="009D3A5B">
          <w:delText>e</w:delText>
        </w:r>
      </w:del>
      <w:r>
        <w:t xml:space="preserve"> the </w:t>
      </w:r>
      <w:ins w:id="1895" w:author="melan_000" w:date="2014-11-03T20:47:00Z">
        <w:r w:rsidR="009D3A5B">
          <w:t>“</w:t>
        </w:r>
      </w:ins>
      <w:r>
        <w:t>run the wizard</w:t>
      </w:r>
      <w:ins w:id="1896" w:author="melan_000" w:date="2014-11-03T20:47:00Z">
        <w:r w:rsidR="009D3A5B">
          <w:t>”</w:t>
        </w:r>
      </w:ins>
      <w:r>
        <w:t xml:space="preserve"> link to regenerate the diagram of the IP.</w:t>
      </w:r>
      <w:bookmarkEnd w:id="1891"/>
    </w:p>
    <w:p w:rsidR="00EF1F26" w:rsidRDefault="00206880">
      <w:pPr>
        <w:keepNext/>
        <w:jc w:val="center"/>
        <w:rPr>
          <w:ins w:id="1897" w:author="melan_000" w:date="2014-11-18T23:04:00Z"/>
        </w:rPr>
        <w:pPrChange w:id="1898" w:author="melan_000" w:date="2014-11-18T23:04:00Z">
          <w:pPr>
            <w:jc w:val="center"/>
          </w:pPr>
        </w:pPrChange>
      </w:pPr>
      <w:r>
        <w:rPr>
          <w:noProof/>
          <w:lang w:eastAsia="en-AU"/>
        </w:rPr>
        <w:drawing>
          <wp:inline distT="0" distB="0" distL="0" distR="0" wp14:anchorId="05D9A1BB" wp14:editId="091E2ED8">
            <wp:extent cx="5172075" cy="3343275"/>
            <wp:effectExtent l="0" t="0" r="9525"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72075" cy="3343275"/>
                    </a:xfrm>
                    <a:prstGeom prst="rect">
                      <a:avLst/>
                    </a:prstGeom>
                    <a:noFill/>
                    <a:ln>
                      <a:noFill/>
                    </a:ln>
                  </pic:spPr>
                </pic:pic>
              </a:graphicData>
            </a:graphic>
          </wp:inline>
        </w:drawing>
      </w:r>
    </w:p>
    <w:p w:rsidR="0015291C" w:rsidRPr="00EF1F26" w:rsidRDefault="00EF1F26">
      <w:pPr>
        <w:pStyle w:val="Caption"/>
        <w:rPr>
          <w:color w:val="1F497D" w:themeColor="text2"/>
          <w:sz w:val="18"/>
          <w:rPrChange w:id="1899" w:author="melan_000" w:date="2014-11-18T23:04:00Z">
            <w:rPr/>
          </w:rPrChange>
        </w:rPr>
        <w:pPrChange w:id="1900" w:author="melan_000" w:date="2014-11-18T23:04:00Z">
          <w:pPr>
            <w:jc w:val="center"/>
          </w:pPr>
        </w:pPrChange>
      </w:pPr>
      <w:ins w:id="1901" w:author="melan_000" w:date="2014-11-18T23:04:00Z">
        <w:r w:rsidRPr="00EF1F26">
          <w:rPr>
            <w:szCs w:val="22"/>
          </w:rPr>
          <w:t xml:space="preserve">Figure </w:t>
        </w:r>
      </w:ins>
      <w:ins w:id="190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0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04" w:author="melan_000" w:date="2014-11-20T01:41:00Z">
        <w:r w:rsidR="00113A04">
          <w:rPr>
            <w:noProof/>
            <w:szCs w:val="22"/>
          </w:rPr>
          <w:t>5</w:t>
        </w:r>
      </w:ins>
      <w:ins w:id="1905" w:author="melan_000" w:date="2014-11-19T00:07:00Z">
        <w:r w:rsidR="00B72989">
          <w:rPr>
            <w:szCs w:val="22"/>
          </w:rPr>
          <w:fldChar w:fldCharType="end"/>
        </w:r>
      </w:ins>
      <w:ins w:id="1906" w:author="melan_000" w:date="2014-11-18T23:04:00Z">
        <w:r w:rsidRPr="00EF1F26">
          <w:rPr>
            <w:szCs w:val="22"/>
          </w:rPr>
          <w:t xml:space="preserve">: Step </w:t>
        </w:r>
        <w:r>
          <w:rPr>
            <w:szCs w:val="22"/>
          </w:rPr>
          <w:fldChar w:fldCharType="begin"/>
        </w:r>
        <w:r>
          <w:rPr>
            <w:szCs w:val="22"/>
          </w:rPr>
          <w:instrText xml:space="preserve"> REF _Ref404115215 \r \h </w:instrText>
        </w:r>
      </w:ins>
      <w:r>
        <w:rPr>
          <w:szCs w:val="22"/>
        </w:rPr>
      </w:r>
      <w:r>
        <w:rPr>
          <w:szCs w:val="22"/>
        </w:rPr>
        <w:fldChar w:fldCharType="separate"/>
      </w:r>
      <w:ins w:id="1907" w:author="melan_000" w:date="2014-11-20T01:41:00Z">
        <w:r w:rsidR="00113A04">
          <w:rPr>
            <w:szCs w:val="22"/>
          </w:rPr>
          <w:t>5.5</w:t>
        </w:r>
      </w:ins>
      <w:ins w:id="1908" w:author="melan_000" w:date="2014-11-18T23:04:00Z">
        <w:r>
          <w:rPr>
            <w:szCs w:val="22"/>
          </w:rPr>
          <w:fldChar w:fldCharType="end"/>
        </w:r>
        <w:r w:rsidRPr="00EF1F26">
          <w:rPr>
            <w:szCs w:val="22"/>
          </w:rPr>
          <w:t>, Regenerating the IP GUI</w:t>
        </w:r>
      </w:ins>
    </w:p>
    <w:p w:rsidR="005029E5" w:rsidRPr="005029E5" w:rsidDel="00EF1F26" w:rsidRDefault="005029E5" w:rsidP="005029E5">
      <w:pPr>
        <w:jc w:val="center"/>
        <w:rPr>
          <w:del w:id="1909" w:author="melan_000" w:date="2014-11-18T23:04:00Z"/>
          <w:i/>
        </w:rPr>
      </w:pPr>
      <w:del w:id="1910" w:author="melan_000" w:date="2014-11-18T23:04:00Z">
        <w:r w:rsidDel="00EF1F26">
          <w:rPr>
            <w:i/>
          </w:rPr>
          <w:delText>Figure 5.5: Step 5.5, Regenerating the IP GUI</w:delText>
        </w:r>
      </w:del>
    </w:p>
    <w:p w:rsidR="0015291C" w:rsidRDefault="009D3A5B">
      <w:pPr>
        <w:pStyle w:val="ListParagraph"/>
        <w:numPr>
          <w:ilvl w:val="0"/>
          <w:numId w:val="22"/>
        </w:numPr>
        <w:ind w:left="567" w:hanging="567"/>
      </w:pPr>
      <w:bookmarkStart w:id="1911" w:name="_Ref404115259"/>
      <w:ins w:id="1912" w:author="melan_000" w:date="2014-11-03T20:48:00Z">
        <w:r>
          <w:t xml:space="preserve">Complete the process by clicking the </w:t>
        </w:r>
        <w:r w:rsidRPr="00032FFF">
          <w:rPr>
            <w:b/>
            <w:u w:val="single"/>
          </w:rPr>
          <w:t>Re-Package IP</w:t>
        </w:r>
        <w:r>
          <w:t xml:space="preserve"> button </w:t>
        </w:r>
      </w:ins>
      <w:del w:id="1913" w:author="melan_000" w:date="2014-11-03T20:48:00Z">
        <w:r w:rsidR="00206880" w:rsidDel="009D3A5B">
          <w:delText xml:space="preserve">To complete the process, </w:delText>
        </w:r>
      </w:del>
      <w:r w:rsidR="00206880">
        <w:t>in the “</w:t>
      </w:r>
      <w:r w:rsidR="00206880">
        <w:rPr>
          <w:b/>
        </w:rPr>
        <w:t>Review and package”</w:t>
      </w:r>
      <w:r w:rsidR="00206880">
        <w:t xml:space="preserve"> screen</w:t>
      </w:r>
      <w:del w:id="1914" w:author="melan_000" w:date="2014-11-19T23:46:00Z">
        <w:r w:rsidR="00206880" w:rsidDel="00F27FDB">
          <w:delText xml:space="preserve"> select</w:delText>
        </w:r>
      </w:del>
      <w:del w:id="1915" w:author="melan_000" w:date="2014-11-03T20:48:00Z">
        <w:r w:rsidR="00206880" w:rsidDel="009D3A5B">
          <w:delText xml:space="preserve"> </w:delText>
        </w:r>
        <w:r w:rsidR="00206880" w:rsidRPr="00032FFF" w:rsidDel="009D3A5B">
          <w:rPr>
            <w:b/>
            <w:u w:val="single"/>
          </w:rPr>
          <w:delText>Re-Package IP</w:delText>
        </w:r>
      </w:del>
      <w:r w:rsidR="00F043A5">
        <w:t>.</w:t>
      </w:r>
      <w:bookmarkEnd w:id="1911"/>
    </w:p>
    <w:p w:rsidR="00EF1F26" w:rsidRDefault="00206880">
      <w:pPr>
        <w:keepNext/>
        <w:jc w:val="center"/>
        <w:rPr>
          <w:ins w:id="1916" w:author="melan_000" w:date="2014-11-18T23:05:00Z"/>
        </w:rPr>
        <w:pPrChange w:id="1917" w:author="melan_000" w:date="2014-11-18T23:07:00Z">
          <w:pPr/>
        </w:pPrChange>
      </w:pPr>
      <w:r>
        <w:rPr>
          <w:noProof/>
          <w:lang w:eastAsia="en-AU"/>
        </w:rPr>
        <w:drawing>
          <wp:inline distT="0" distB="0" distL="0" distR="0" wp14:anchorId="65FEC7D7" wp14:editId="7A4572BF">
            <wp:extent cx="5724525" cy="3467100"/>
            <wp:effectExtent l="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p w:rsidR="0015291C" w:rsidRPr="00EF1F26" w:rsidRDefault="00EF1F26">
      <w:pPr>
        <w:pStyle w:val="Caption"/>
        <w:rPr>
          <w:color w:val="1F497D" w:themeColor="text2"/>
          <w:sz w:val="18"/>
          <w:rPrChange w:id="1918" w:author="melan_000" w:date="2014-11-18T23:05:00Z">
            <w:rPr/>
          </w:rPrChange>
        </w:rPr>
        <w:pPrChange w:id="1919" w:author="melan_000" w:date="2014-11-18T23:05:00Z">
          <w:pPr/>
        </w:pPrChange>
      </w:pPr>
      <w:ins w:id="1920" w:author="melan_000" w:date="2014-11-18T23:05:00Z">
        <w:r w:rsidRPr="00EF1F26">
          <w:rPr>
            <w:szCs w:val="22"/>
          </w:rPr>
          <w:t xml:space="preserve">Figure </w:t>
        </w:r>
      </w:ins>
      <w:ins w:id="1921"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1922"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1923" w:author="melan_000" w:date="2014-11-20T01:41:00Z">
        <w:r w:rsidR="00113A04">
          <w:rPr>
            <w:noProof/>
            <w:szCs w:val="22"/>
          </w:rPr>
          <w:t>6</w:t>
        </w:r>
      </w:ins>
      <w:ins w:id="1924" w:author="melan_000" w:date="2014-11-19T00:07:00Z">
        <w:r w:rsidR="00B72989">
          <w:rPr>
            <w:szCs w:val="22"/>
          </w:rPr>
          <w:fldChar w:fldCharType="end"/>
        </w:r>
      </w:ins>
      <w:ins w:id="1925" w:author="melan_000" w:date="2014-11-18T23:05:00Z">
        <w:r w:rsidRPr="00EF1F26">
          <w:rPr>
            <w:szCs w:val="22"/>
          </w:rPr>
          <w:t xml:space="preserve">: Step </w:t>
        </w:r>
        <w:r>
          <w:rPr>
            <w:szCs w:val="22"/>
          </w:rPr>
          <w:fldChar w:fldCharType="begin"/>
        </w:r>
        <w:r>
          <w:rPr>
            <w:szCs w:val="22"/>
          </w:rPr>
          <w:instrText xml:space="preserve"> REF _Ref404115259 \r \h </w:instrText>
        </w:r>
      </w:ins>
      <w:r>
        <w:rPr>
          <w:szCs w:val="22"/>
        </w:rPr>
      </w:r>
      <w:r>
        <w:rPr>
          <w:szCs w:val="22"/>
        </w:rPr>
        <w:fldChar w:fldCharType="separate"/>
      </w:r>
      <w:ins w:id="1926" w:author="melan_000" w:date="2014-11-20T01:41:00Z">
        <w:r w:rsidR="00113A04">
          <w:rPr>
            <w:szCs w:val="22"/>
          </w:rPr>
          <w:t>5.6</w:t>
        </w:r>
      </w:ins>
      <w:ins w:id="1927" w:author="melan_000" w:date="2014-11-18T23:05:00Z">
        <w:r>
          <w:rPr>
            <w:szCs w:val="22"/>
          </w:rPr>
          <w:fldChar w:fldCharType="end"/>
        </w:r>
        <w:r w:rsidRPr="00EF1F26">
          <w:rPr>
            <w:szCs w:val="22"/>
          </w:rPr>
          <w:t>, finalising the packaging process</w:t>
        </w:r>
      </w:ins>
    </w:p>
    <w:p w:rsidR="00566BAB" w:rsidRPr="00566BAB" w:rsidDel="00EF1F26" w:rsidRDefault="00566BAB" w:rsidP="00566BAB">
      <w:pPr>
        <w:jc w:val="center"/>
        <w:rPr>
          <w:del w:id="1928" w:author="melan_000" w:date="2014-11-18T23:05:00Z"/>
          <w:i/>
        </w:rPr>
      </w:pPr>
      <w:del w:id="1929" w:author="melan_000" w:date="2014-11-18T23:05:00Z">
        <w:r w:rsidDel="00EF1F26">
          <w:rPr>
            <w:i/>
          </w:rPr>
          <w:lastRenderedPageBreak/>
          <w:delText>Figure 5.6: Step 5.6, finalising the packaging process</w:delText>
        </w:r>
      </w:del>
    </w:p>
    <w:p w:rsidR="0015291C" w:rsidRDefault="00206880">
      <w:r>
        <w:t>Screens which were skipped:</w:t>
      </w:r>
    </w:p>
    <w:p w:rsidR="0015291C" w:rsidRDefault="00206880">
      <w:pPr>
        <w:pStyle w:val="ListParagraph"/>
        <w:numPr>
          <w:ilvl w:val="0"/>
          <w:numId w:val="24"/>
        </w:numPr>
      </w:pPr>
      <w:r>
        <w:rPr>
          <w:b/>
        </w:rPr>
        <w:t>IP compatibility</w:t>
      </w:r>
      <w:r>
        <w:t xml:space="preserve"> - </w:t>
      </w:r>
      <w:del w:id="1930" w:author="melan_000" w:date="2014-11-03T20:49:00Z">
        <w:r w:rsidDel="008D1DC9">
          <w:delText xml:space="preserve">it </w:delText>
        </w:r>
      </w:del>
      <w:r>
        <w:t>is used to</w:t>
      </w:r>
      <w:ins w:id="1931" w:author="melan_000" w:date="2014-11-03T20:50:00Z">
        <w:r w:rsidR="008D1DC9">
          <w:t xml:space="preserve"> list the </w:t>
        </w:r>
      </w:ins>
      <w:del w:id="1932" w:author="melan_000" w:date="2014-11-03T20:50:00Z">
        <w:r w:rsidDel="008D1DC9">
          <w:delText xml:space="preserve"> specify </w:delText>
        </w:r>
      </w:del>
      <w:ins w:id="1933" w:author="melan_000" w:date="2014-11-03T20:49:00Z">
        <w:r w:rsidR="008D1DC9">
          <w:t xml:space="preserve">valid </w:t>
        </w:r>
      </w:ins>
      <w:ins w:id="1934" w:author="melan_000" w:date="2014-11-03T20:50:00Z">
        <w:r w:rsidR="008D1DC9">
          <w:t xml:space="preserve">target </w:t>
        </w:r>
      </w:ins>
      <w:ins w:id="1935" w:author="melan_000" w:date="2014-11-03T20:49:00Z">
        <w:r w:rsidR="008D1DC9">
          <w:t xml:space="preserve">boards for </w:t>
        </w:r>
      </w:ins>
      <w:del w:id="1936" w:author="melan_000" w:date="2014-11-03T20:49:00Z">
        <w:r w:rsidDel="008D1DC9">
          <w:delText xml:space="preserve">what boards </w:delText>
        </w:r>
      </w:del>
      <w:r>
        <w:t>the IP</w:t>
      </w:r>
      <w:ins w:id="1937" w:author="melan_000" w:date="2014-11-03T20:49:00Z">
        <w:r w:rsidR="008D1DC9">
          <w:t xml:space="preserve">. </w:t>
        </w:r>
      </w:ins>
      <w:ins w:id="1938" w:author="melan_000" w:date="2014-11-03T20:50:00Z">
        <w:r w:rsidR="008D1DC9">
          <w:t>I</w:t>
        </w:r>
      </w:ins>
      <w:ins w:id="1939" w:author="melan_000" w:date="2014-11-03T20:49:00Z">
        <w:r w:rsidR="008D1DC9">
          <w:t xml:space="preserve">t should always </w:t>
        </w:r>
      </w:ins>
      <w:ins w:id="1940" w:author="melan_000" w:date="2014-11-03T20:51:00Z">
        <w:r w:rsidR="00417B38">
          <w:t xml:space="preserve">include </w:t>
        </w:r>
      </w:ins>
      <w:del w:id="1941" w:author="melan_000" w:date="2014-11-03T20:49:00Z">
        <w:r w:rsidDel="008D1DC9">
          <w:delText xml:space="preserve"> is valid for, which will always be </w:delText>
        </w:r>
      </w:del>
      <w:r>
        <w:t>the ZYNQ board for our designs.</w:t>
      </w:r>
    </w:p>
    <w:p w:rsidR="0015291C" w:rsidRDefault="00206880">
      <w:pPr>
        <w:pStyle w:val="ListParagraph"/>
        <w:numPr>
          <w:ilvl w:val="0"/>
          <w:numId w:val="24"/>
        </w:numPr>
      </w:pPr>
      <w:r>
        <w:rPr>
          <w:b/>
        </w:rPr>
        <w:t>IP Customisation Parameters</w:t>
      </w:r>
      <w:r>
        <w:t xml:space="preserve"> – should be used if the custom</w:t>
      </w:r>
      <w:ins w:id="1942" w:author="melan_000" w:date="2014-11-19T23:51:00Z">
        <w:r w:rsidR="008917E5">
          <w:t>isation</w:t>
        </w:r>
      </w:ins>
      <w:r>
        <w:t xml:space="preserve"> parameters (generic parameters) for the IP have been changed.</w:t>
      </w:r>
    </w:p>
    <w:p w:rsidR="0015291C" w:rsidRDefault="00206880">
      <w:pPr>
        <w:pStyle w:val="ListParagraph"/>
        <w:numPr>
          <w:ilvl w:val="0"/>
          <w:numId w:val="24"/>
        </w:numPr>
      </w:pPr>
      <w:r>
        <w:rPr>
          <w:b/>
        </w:rPr>
        <w:t>IP interfaces</w:t>
      </w:r>
      <w:r>
        <w:t xml:space="preserve"> – </w:t>
      </w:r>
      <w:ins w:id="1943" w:author="melan_000" w:date="2014-11-03T20:55:00Z">
        <w:r w:rsidR="00417B38">
          <w:t xml:space="preserve">This screen is used </w:t>
        </w:r>
      </w:ins>
      <w:del w:id="1944" w:author="melan_000" w:date="2014-11-03T20:55:00Z">
        <w:r w:rsidDel="00417B38">
          <w:delText>If the ports for the IP were changed and you wish t</w:delText>
        </w:r>
      </w:del>
      <w:ins w:id="1945" w:author="melan_000" w:date="2014-11-03T20:55:00Z">
        <w:r w:rsidR="00417B38">
          <w:t>t</w:t>
        </w:r>
      </w:ins>
      <w:r>
        <w:t xml:space="preserve">o </w:t>
      </w:r>
      <w:ins w:id="1946" w:author="melan_000" w:date="2014-11-03T20:54:00Z">
        <w:r w:rsidR="00417B38">
          <w:t xml:space="preserve">match or </w:t>
        </w:r>
      </w:ins>
      <w:r>
        <w:t>create</w:t>
      </w:r>
      <w:del w:id="1947" w:author="melan_000" w:date="2014-11-03T20:54:00Z">
        <w:r w:rsidDel="00417B38">
          <w:delText xml:space="preserve"> </w:delText>
        </w:r>
      </w:del>
      <w:ins w:id="1948" w:author="melan_000" w:date="2014-11-03T20:53:00Z">
        <w:r w:rsidR="00417B38">
          <w:t xml:space="preserve"> </w:t>
        </w:r>
      </w:ins>
      <w:r>
        <w:t xml:space="preserve">a standardised </w:t>
      </w:r>
      <w:ins w:id="1949" w:author="melan_000" w:date="2014-11-03T20:52:00Z">
        <w:r w:rsidR="00417B38">
          <w:t xml:space="preserve">interface </w:t>
        </w:r>
      </w:ins>
      <w:r>
        <w:t xml:space="preserve">port </w:t>
      </w:r>
      <w:ins w:id="1950" w:author="melan_000" w:date="2014-11-03T20:52:00Z">
        <w:r w:rsidR="00417B38">
          <w:t xml:space="preserve">by grouping signals </w:t>
        </w:r>
      </w:ins>
      <w:r>
        <w:t xml:space="preserve">(e.g. </w:t>
      </w:r>
      <w:del w:id="1951" w:author="melan_000" w:date="2014-11-03T20:53:00Z">
        <w:r w:rsidDel="00417B38">
          <w:delText xml:space="preserve">you create </w:delText>
        </w:r>
      </w:del>
      <w:r>
        <w:t xml:space="preserve">a FIFO_WRITE port </w:t>
      </w:r>
      <w:ins w:id="1952" w:author="melan_000" w:date="2014-11-03T20:53:00Z">
        <w:r w:rsidR="00417B38">
          <w:t xml:space="preserve">for </w:t>
        </w:r>
      </w:ins>
      <w:ins w:id="1953" w:author="melan_000" w:date="2014-11-03T20:54:00Z">
        <w:r w:rsidR="00417B38">
          <w:t>interfacing with</w:t>
        </w:r>
      </w:ins>
      <w:ins w:id="1954" w:author="melan_000" w:date="2014-11-03T20:53:00Z">
        <w:r w:rsidR="00417B38">
          <w:t xml:space="preserve"> </w:t>
        </w:r>
      </w:ins>
      <w:ins w:id="1955" w:author="melan_000" w:date="2014-11-03T20:54:00Z">
        <w:r w:rsidR="00417B38">
          <w:t>a</w:t>
        </w:r>
      </w:ins>
      <w:del w:id="1956" w:author="melan_000" w:date="2014-11-03T20:54:00Z">
        <w:r w:rsidDel="00417B38">
          <w:delText>that you want to connect to a</w:delText>
        </w:r>
      </w:del>
      <w:r>
        <w:t xml:space="preserve"> Xilinx FIFO</w:t>
      </w:r>
      <w:ins w:id="1957" w:author="melan_000" w:date="2014-11-03T20:54:00Z">
        <w:r w:rsidR="00417B38">
          <w:t xml:space="preserve"> instance</w:t>
        </w:r>
      </w:ins>
      <w:r>
        <w:t>)</w:t>
      </w:r>
      <w:del w:id="1958" w:author="melan_000" w:date="2014-11-03T20:53:00Z">
        <w:r w:rsidDel="00417B38">
          <w:delText xml:space="preserve"> then you can group ports together to create an IP interface</w:delText>
        </w:r>
      </w:del>
      <w:r>
        <w:t>.</w:t>
      </w:r>
    </w:p>
    <w:p w:rsidR="0015291C" w:rsidRDefault="00206880">
      <w:pPr>
        <w:pStyle w:val="ListParagraph"/>
        <w:numPr>
          <w:ilvl w:val="0"/>
          <w:numId w:val="24"/>
        </w:numPr>
      </w:pPr>
      <w:r>
        <w:rPr>
          <w:b/>
        </w:rPr>
        <w:t>IP Addressing and Memory</w:t>
      </w:r>
      <w:r>
        <w:t xml:space="preserve"> – Informational only</w:t>
      </w:r>
    </w:p>
    <w:p w:rsidR="0015291C" w:rsidRDefault="00206880">
      <w:pPr>
        <w:pStyle w:val="ListParagraph"/>
        <w:numPr>
          <w:ilvl w:val="0"/>
          <w:numId w:val="24"/>
        </w:numPr>
      </w:pPr>
      <w:r>
        <w:rPr>
          <w:b/>
        </w:rPr>
        <w:t>IP Licencing and Security</w:t>
      </w:r>
      <w:r>
        <w:t xml:space="preserve"> – Informational only</w:t>
      </w:r>
    </w:p>
    <w:p w:rsidR="0015291C" w:rsidRDefault="00932AA3" w:rsidP="00B122C3">
      <w:pPr>
        <w:pStyle w:val="Heading2"/>
      </w:pPr>
      <w:del w:id="1959" w:author="melan_000" w:date="2014-11-18T21:27:00Z">
        <w:r w:rsidDel="00411C9F">
          <w:delText>5</w:delText>
        </w:r>
        <w:r w:rsidR="00206880" w:rsidDel="00411C9F">
          <w:delText xml:space="preserve">.b </w:delText>
        </w:r>
      </w:del>
      <w:del w:id="1960" w:author="melan_000" w:date="2014-11-18T21:43:00Z">
        <w:r w:rsidR="00206880" w:rsidDel="00A37305">
          <w:delText>IP</w:delText>
        </w:r>
      </w:del>
      <w:bookmarkStart w:id="1961" w:name="_Toc404211013"/>
      <w:ins w:id="1962" w:author="melan_000" w:date="2014-11-18T21:43:00Z">
        <w:r w:rsidR="00A37305">
          <w:t>IP</w:t>
        </w:r>
      </w:ins>
      <w:r w:rsidR="00206880">
        <w:t xml:space="preserve"> upgrade in high-level design (Within the high</w:t>
      </w:r>
      <w:r w:rsidR="00DD3B26">
        <w:t>-</w:t>
      </w:r>
      <w:r w:rsidR="00206880">
        <w:t>level Vivado project)</w:t>
      </w:r>
      <w:bookmarkEnd w:id="1961"/>
    </w:p>
    <w:p w:rsidR="0015291C" w:rsidRDefault="00640EE9">
      <w:pPr>
        <w:pStyle w:val="ListParagraph"/>
        <w:numPr>
          <w:ilvl w:val="0"/>
          <w:numId w:val="22"/>
        </w:numPr>
      </w:pPr>
      <w:ins w:id="1963" w:author="melan_000" w:date="2014-11-03T20:55:00Z">
        <w:r>
          <w:rPr>
            <w:b/>
          </w:rPr>
          <w:t>R</w:t>
        </w:r>
      </w:ins>
      <w:del w:id="1964" w:author="melan_000" w:date="2014-11-03T20:55:00Z">
        <w:r w:rsidR="00206880" w:rsidDel="00640EE9">
          <w:delText xml:space="preserve">Now </w:delText>
        </w:r>
        <w:r w:rsidR="00206880" w:rsidDel="00640EE9">
          <w:rPr>
            <w:b/>
          </w:rPr>
          <w:delText>r</w:delText>
        </w:r>
      </w:del>
      <w:r w:rsidR="00206880">
        <w:rPr>
          <w:b/>
        </w:rPr>
        <w:t>eopen the high-level design Vivado file</w:t>
      </w:r>
      <w:r w:rsidR="00206880">
        <w:t xml:space="preserve"> and open the Block Design</w:t>
      </w:r>
      <w:del w:id="1965" w:author="melan_000" w:date="2014-11-18T21:27:00Z">
        <w:r w:rsidR="00206880" w:rsidDel="00411C9F">
          <w:br/>
        </w:r>
      </w:del>
    </w:p>
    <w:p w:rsidR="0015291C" w:rsidRDefault="00206880">
      <w:pPr>
        <w:pStyle w:val="ListParagraph"/>
        <w:numPr>
          <w:ilvl w:val="0"/>
          <w:numId w:val="22"/>
        </w:numPr>
      </w:pPr>
      <w:r>
        <w:t xml:space="preserve">Select the </w:t>
      </w:r>
      <w:r>
        <w:rPr>
          <w:b/>
        </w:rPr>
        <w:t>TCL console</w:t>
      </w:r>
      <w:r>
        <w:t xml:space="preserve"> window and run the following commands</w:t>
      </w:r>
    </w:p>
    <w:p w:rsidR="0015291C" w:rsidRPr="00ED17AF" w:rsidDel="008917E5" w:rsidRDefault="00745400">
      <w:pPr>
        <w:pStyle w:val="ListParagraph"/>
        <w:numPr>
          <w:ilvl w:val="1"/>
          <w:numId w:val="22"/>
        </w:numPr>
        <w:ind w:left="1134"/>
        <w:rPr>
          <w:del w:id="1966" w:author="melan_000" w:date="2014-11-19T23:52:00Z"/>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update_ip_catalog</w:t>
      </w:r>
      <w:proofErr w:type="spellEnd"/>
      <w:r w:rsidR="00206880" w:rsidRPr="00ED17AF">
        <w:rPr>
          <w:rFonts w:ascii="Courier New" w:hAnsi="Courier New" w:cs="Courier New"/>
        </w:rPr>
        <w:t xml:space="preserve"> –rebuild</w:t>
      </w:r>
      <w:r>
        <w:rPr>
          <w:rFonts w:ascii="Courier New" w:hAnsi="Courier New" w:cs="Courier New"/>
        </w:rPr>
        <w:t>’</w:t>
      </w:r>
      <w:ins w:id="1967" w:author="melan_000" w:date="2014-11-19T23:52:00Z">
        <w:r w:rsidR="008917E5">
          <w:rPr>
            <w:rFonts w:ascii="Courier New" w:hAnsi="Courier New" w:cs="Courier New"/>
          </w:rPr>
          <w:t xml:space="preserve"> </w:t>
        </w:r>
      </w:ins>
    </w:p>
    <w:p w:rsidR="0015291C" w:rsidRDefault="00206880">
      <w:pPr>
        <w:pStyle w:val="ListParagraph"/>
        <w:numPr>
          <w:ilvl w:val="1"/>
          <w:numId w:val="22"/>
        </w:numPr>
        <w:ind w:left="1134"/>
        <w:pPrChange w:id="1968" w:author="melan_000" w:date="2014-11-19T23:52:00Z">
          <w:pPr>
            <w:pStyle w:val="ListParagraph"/>
            <w:numPr>
              <w:ilvl w:val="2"/>
              <w:numId w:val="22"/>
            </w:numPr>
            <w:ind w:left="1418" w:hanging="180"/>
          </w:pPr>
        </w:pPrChange>
      </w:pPr>
      <w:r>
        <w:t>This refreshes the IP repositories specified in Project Settings &gt; IP &gt; IP Repositories (you can do this manually if you wish)</w:t>
      </w:r>
    </w:p>
    <w:p w:rsidR="0015291C" w:rsidRPr="00ED17AF" w:rsidDel="008917E5" w:rsidRDefault="00745400">
      <w:pPr>
        <w:pStyle w:val="ListParagraph"/>
        <w:numPr>
          <w:ilvl w:val="1"/>
          <w:numId w:val="22"/>
        </w:numPr>
        <w:ind w:left="1134"/>
        <w:rPr>
          <w:del w:id="1969" w:author="melan_000" w:date="2014-11-19T23:53:00Z"/>
          <w:rFonts w:ascii="Courier New" w:hAnsi="Courier New" w:cs="Courier New"/>
        </w:rPr>
      </w:pPr>
      <w:r>
        <w:rPr>
          <w:rFonts w:ascii="Courier New" w:hAnsi="Courier New" w:cs="Courier New"/>
        </w:rPr>
        <w:t>‘</w:t>
      </w:r>
      <w:proofErr w:type="spellStart"/>
      <w:r w:rsidR="00206880" w:rsidRPr="00ED17AF">
        <w:rPr>
          <w:rFonts w:ascii="Courier New" w:hAnsi="Courier New" w:cs="Courier New"/>
        </w:rPr>
        <w:t>report_ip_status</w:t>
      </w:r>
      <w:proofErr w:type="spellEnd"/>
      <w:r w:rsidR="00206880" w:rsidRPr="00ED17AF">
        <w:rPr>
          <w:rFonts w:ascii="Courier New" w:hAnsi="Courier New" w:cs="Courier New"/>
        </w:rPr>
        <w:t xml:space="preserve"> -name ip_status_1</w:t>
      </w:r>
      <w:r>
        <w:rPr>
          <w:rFonts w:ascii="Courier New" w:hAnsi="Courier New" w:cs="Courier New"/>
        </w:rPr>
        <w:t>’</w:t>
      </w:r>
      <w:ins w:id="1970" w:author="melan_000" w:date="2014-11-19T23:53:00Z">
        <w:r w:rsidR="008917E5">
          <w:rPr>
            <w:rFonts w:ascii="Courier New" w:hAnsi="Courier New" w:cs="Courier New"/>
          </w:rPr>
          <w:t xml:space="preserve"> </w:t>
        </w:r>
      </w:ins>
    </w:p>
    <w:p w:rsidR="0015291C" w:rsidDel="008005DF" w:rsidRDefault="00206880">
      <w:pPr>
        <w:pStyle w:val="ListParagraph"/>
        <w:numPr>
          <w:ilvl w:val="1"/>
          <w:numId w:val="22"/>
        </w:numPr>
        <w:ind w:left="1134"/>
        <w:rPr>
          <w:del w:id="1971" w:author="melan_000" w:date="2014-11-03T20:58:00Z"/>
        </w:rPr>
        <w:pPrChange w:id="1972" w:author="melan_000" w:date="2014-11-19T23:53:00Z">
          <w:pPr>
            <w:pStyle w:val="ListParagraph"/>
            <w:numPr>
              <w:ilvl w:val="2"/>
              <w:numId w:val="22"/>
            </w:numPr>
            <w:tabs>
              <w:tab w:val="left" w:pos="12049"/>
              <w:tab w:val="left" w:pos="16727"/>
            </w:tabs>
            <w:ind w:left="1418" w:hanging="180"/>
          </w:pPr>
        </w:pPrChange>
      </w:pPr>
      <w:r>
        <w:t>This generates an IP report</w:t>
      </w:r>
      <w:ins w:id="1973" w:author="melan_000" w:date="2014-11-03T20:56:00Z">
        <w:r w:rsidR="00640EE9">
          <w:t xml:space="preserve"> which </w:t>
        </w:r>
      </w:ins>
      <w:del w:id="1974" w:author="melan_000" w:date="2014-11-03T20:56:00Z">
        <w:r w:rsidDel="00640EE9">
          <w:delText xml:space="preserve">, </w:delText>
        </w:r>
      </w:del>
      <w:r>
        <w:t>show</w:t>
      </w:r>
      <w:ins w:id="1975" w:author="melan_000" w:date="2014-11-03T20:56:00Z">
        <w:r w:rsidR="00640EE9">
          <w:t>s</w:t>
        </w:r>
      </w:ins>
      <w:del w:id="1976" w:author="melan_000" w:date="2014-11-03T20:56:00Z">
        <w:r w:rsidDel="00640EE9">
          <w:delText>ing</w:delText>
        </w:r>
      </w:del>
      <w:r>
        <w:t xml:space="preserve"> whether or not the IP in your design are up to date</w:t>
      </w:r>
      <w:ins w:id="1977" w:author="melan_000" w:date="2014-11-03T20:57:00Z">
        <w:r w:rsidR="008005DF">
          <w:t>.</w:t>
        </w:r>
      </w:ins>
      <w:ins w:id="1978" w:author="melan_000" w:date="2014-11-03T20:58:00Z">
        <w:r w:rsidR="008005DF">
          <w:t xml:space="preserve"> You </w:t>
        </w:r>
      </w:ins>
      <w:ins w:id="1979" w:author="melan_000" w:date="2014-11-03T21:09:00Z">
        <w:r w:rsidR="008E6D89">
          <w:t>should see</w:t>
        </w:r>
        <w:r w:rsidR="008E6D89" w:rsidRPr="008E6D89">
          <w:t xml:space="preserve"> </w:t>
        </w:r>
        <w:r w:rsidR="008E6D89">
          <w:t xml:space="preserve">that lab0_ip_0 has a “Major Version Change” as shown in </w:t>
        </w:r>
      </w:ins>
      <w:ins w:id="1980" w:author="melan_000" w:date="2014-11-19T00:01:00Z">
        <w:r w:rsidR="00853055">
          <w:fldChar w:fldCharType="begin"/>
        </w:r>
        <w:r w:rsidR="00853055">
          <w:instrText xml:space="preserve"> REF _Ref404118593 \h </w:instrText>
        </w:r>
      </w:ins>
      <w:r w:rsidR="00853055">
        <w:fldChar w:fldCharType="separate"/>
      </w:r>
      <w:ins w:id="1981" w:author="melan_000" w:date="2014-11-20T01:41:00Z">
        <w:r w:rsidR="00113A04" w:rsidRPr="008917E5">
          <w:rPr>
            <w:i/>
            <w:iCs/>
            <w:szCs w:val="18"/>
            <w:rPrChange w:id="1982" w:author="melan_000" w:date="2014-11-19T23:53:00Z">
              <w:rPr/>
            </w:rPrChange>
          </w:rPr>
          <w:t xml:space="preserve">Figure </w:t>
        </w:r>
        <w:r w:rsidR="00113A04">
          <w:rPr>
            <w:noProof/>
          </w:rPr>
          <w:t>5</w:t>
        </w:r>
        <w:r w:rsidR="00113A04" w:rsidRPr="008917E5">
          <w:rPr>
            <w:i/>
            <w:iCs/>
            <w:szCs w:val="18"/>
            <w:rPrChange w:id="1983" w:author="melan_000" w:date="2014-11-19T23:53:00Z">
              <w:rPr/>
            </w:rPrChange>
          </w:rPr>
          <w:noBreakHyphen/>
        </w:r>
        <w:r w:rsidR="00113A04">
          <w:rPr>
            <w:noProof/>
          </w:rPr>
          <w:t>7</w:t>
        </w:r>
      </w:ins>
      <w:ins w:id="1984" w:author="melan_000" w:date="2014-11-19T00:01:00Z">
        <w:r w:rsidR="00853055">
          <w:fldChar w:fldCharType="end"/>
        </w:r>
      </w:ins>
      <w:ins w:id="1985" w:author="melan_000" w:date="2014-11-03T21:09:00Z">
        <w:r w:rsidR="008E6D89">
          <w:t>.</w:t>
        </w:r>
      </w:ins>
      <w:del w:id="1986" w:author="melan_000" w:date="2014-11-03T20:58:00Z">
        <w:r w:rsidDel="008005DF">
          <w:br/>
        </w:r>
      </w:del>
    </w:p>
    <w:p w:rsidR="0015291C" w:rsidRDefault="00206880">
      <w:pPr>
        <w:pStyle w:val="ListParagraph"/>
        <w:numPr>
          <w:ilvl w:val="1"/>
          <w:numId w:val="22"/>
        </w:numPr>
        <w:ind w:left="1134"/>
        <w:pPrChange w:id="1987" w:author="melan_000" w:date="2014-11-19T23:53:00Z">
          <w:pPr>
            <w:pStyle w:val="ListParagraph"/>
            <w:numPr>
              <w:numId w:val="22"/>
            </w:numPr>
            <w:ind w:left="360" w:hanging="360"/>
          </w:pPr>
        </w:pPrChange>
      </w:pPr>
      <w:del w:id="1988" w:author="melan_000" w:date="2014-11-03T20:58:00Z">
        <w:r w:rsidDel="008005DF">
          <w:delText>This command should report</w:delText>
        </w:r>
      </w:del>
      <w:del w:id="1989" w:author="melan_000" w:date="2014-11-03T21:09:00Z">
        <w:r w:rsidDel="008E6D89">
          <w:delText xml:space="preserve"> that lab0_ip_0 has a “Major Version Change”</w:delText>
        </w:r>
      </w:del>
      <w:del w:id="1990" w:author="melan_000" w:date="2014-11-03T20:59:00Z">
        <w:r w:rsidDel="008005DF">
          <w:delText xml:space="preserve"> (</w:delText>
        </w:r>
      </w:del>
      <w:del w:id="1991" w:author="melan_000" w:date="2014-11-03T20:58:00Z">
        <w:r w:rsidDel="008005DF">
          <w:delText>can also be</w:delText>
        </w:r>
      </w:del>
      <w:del w:id="1992" w:author="melan_000" w:date="2014-11-03T20:59:00Z">
        <w:r w:rsidDel="008005DF">
          <w:delText xml:space="preserve"> minor, depending on the version number you selected)</w:delText>
        </w:r>
      </w:del>
    </w:p>
    <w:p w:rsidR="00EF1F26" w:rsidRDefault="00206880">
      <w:pPr>
        <w:keepNext/>
        <w:jc w:val="center"/>
        <w:rPr>
          <w:ins w:id="1993" w:author="melan_000" w:date="2014-11-18T23:06:00Z"/>
        </w:rPr>
        <w:pPrChange w:id="1994" w:author="melan_000" w:date="2014-11-18T23:07:00Z">
          <w:pPr/>
        </w:pPrChange>
      </w:pPr>
      <w:r>
        <w:rPr>
          <w:noProof/>
          <w:lang w:eastAsia="en-AU"/>
        </w:rPr>
        <w:drawing>
          <wp:inline distT="0" distB="0" distL="0" distR="0" wp14:anchorId="084B21D1" wp14:editId="455D11D6">
            <wp:extent cx="5734050" cy="1647825"/>
            <wp:effectExtent l="0" t="0" r="0" b="9525"/>
            <wp:docPr id="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1647825"/>
                    </a:xfrm>
                    <a:prstGeom prst="rect">
                      <a:avLst/>
                    </a:prstGeom>
                    <a:noFill/>
                    <a:ln>
                      <a:noFill/>
                    </a:ln>
                  </pic:spPr>
                </pic:pic>
              </a:graphicData>
            </a:graphic>
          </wp:inline>
        </w:drawing>
      </w:r>
    </w:p>
    <w:p w:rsidR="0015291C" w:rsidRPr="008C2DAD" w:rsidDel="00EF1F26" w:rsidRDefault="00EF1F26">
      <w:pPr>
        <w:pStyle w:val="Caption"/>
        <w:rPr>
          <w:del w:id="1995" w:author="melan_000" w:date="2014-11-18T23:06:00Z"/>
        </w:rPr>
        <w:pPrChange w:id="1996" w:author="melan_000" w:date="2014-11-18T23:06:00Z">
          <w:pPr/>
        </w:pPrChange>
      </w:pPr>
      <w:bookmarkStart w:id="1997" w:name="_Ref404118593"/>
      <w:ins w:id="1998" w:author="melan_000" w:date="2014-11-18T23:06:00Z">
        <w:r w:rsidRPr="00F93019">
          <w:t xml:space="preserve">Figure </w:t>
        </w:r>
      </w:ins>
      <w:ins w:id="1999" w:author="melan_000" w:date="2014-11-19T00:07:00Z">
        <w:r w:rsidR="00B72989" w:rsidRPr="008917E5">
          <w:rPr>
            <w:i w:val="0"/>
            <w:iCs w:val="0"/>
            <w:rPrChange w:id="2000" w:author="melan_000" w:date="2014-11-19T23:53:00Z">
              <w:rPr>
                <w:i/>
                <w:iCs/>
              </w:rPr>
            </w:rPrChange>
          </w:rPr>
          <w:fldChar w:fldCharType="begin"/>
        </w:r>
        <w:r w:rsidR="00B72989" w:rsidRPr="008917E5">
          <w:rPr>
            <w:rPrChange w:id="2001" w:author="melan_000" w:date="2014-11-19T23:53:00Z">
              <w:rPr/>
            </w:rPrChange>
          </w:rPr>
          <w:instrText xml:space="preserve"> STYLEREF 1 \s </w:instrText>
        </w:r>
      </w:ins>
      <w:r w:rsidR="00B72989" w:rsidRPr="008917E5">
        <w:rPr>
          <w:i w:val="0"/>
          <w:iCs w:val="0"/>
          <w:rPrChange w:id="2002" w:author="melan_000" w:date="2014-11-19T23:53:00Z">
            <w:rPr>
              <w:i/>
              <w:iCs/>
            </w:rPr>
          </w:rPrChange>
        </w:rPr>
        <w:fldChar w:fldCharType="separate"/>
      </w:r>
      <w:r w:rsidR="00113A04">
        <w:rPr>
          <w:noProof/>
        </w:rPr>
        <w:t>5</w:t>
      </w:r>
      <w:ins w:id="2003" w:author="melan_000" w:date="2014-11-19T00:07:00Z">
        <w:r w:rsidR="00B72989" w:rsidRPr="008917E5">
          <w:rPr>
            <w:i w:val="0"/>
            <w:iCs w:val="0"/>
            <w:rPrChange w:id="2004" w:author="melan_000" w:date="2014-11-19T23:53:00Z">
              <w:rPr>
                <w:i/>
                <w:iCs/>
              </w:rPr>
            </w:rPrChange>
          </w:rPr>
          <w:fldChar w:fldCharType="end"/>
        </w:r>
        <w:r w:rsidR="00B72989" w:rsidRPr="00F93019">
          <w:noBreakHyphen/>
        </w:r>
        <w:r w:rsidR="00B72989" w:rsidRPr="008917E5">
          <w:rPr>
            <w:i w:val="0"/>
            <w:iCs w:val="0"/>
            <w:rPrChange w:id="2005" w:author="melan_000" w:date="2014-11-19T23:53:00Z">
              <w:rPr>
                <w:i/>
                <w:iCs/>
              </w:rPr>
            </w:rPrChange>
          </w:rPr>
          <w:fldChar w:fldCharType="begin"/>
        </w:r>
        <w:r w:rsidR="00B72989" w:rsidRPr="008917E5">
          <w:rPr>
            <w:rPrChange w:id="2006" w:author="melan_000" w:date="2014-11-19T23:53:00Z">
              <w:rPr/>
            </w:rPrChange>
          </w:rPr>
          <w:instrText xml:space="preserve"> SEQ Figure \* ARABIC \s 1 </w:instrText>
        </w:r>
      </w:ins>
      <w:r w:rsidR="00B72989" w:rsidRPr="008917E5">
        <w:rPr>
          <w:i w:val="0"/>
          <w:iCs w:val="0"/>
          <w:rPrChange w:id="2007" w:author="melan_000" w:date="2014-11-19T23:53:00Z">
            <w:rPr>
              <w:i/>
              <w:iCs/>
            </w:rPr>
          </w:rPrChange>
        </w:rPr>
        <w:fldChar w:fldCharType="separate"/>
      </w:r>
      <w:ins w:id="2008" w:author="melan_000" w:date="2014-11-20T01:41:00Z">
        <w:r w:rsidR="00113A04">
          <w:rPr>
            <w:noProof/>
          </w:rPr>
          <w:t>7</w:t>
        </w:r>
      </w:ins>
      <w:ins w:id="2009" w:author="melan_000" w:date="2014-11-19T00:07:00Z">
        <w:r w:rsidR="00B72989" w:rsidRPr="008917E5">
          <w:rPr>
            <w:i w:val="0"/>
            <w:iCs w:val="0"/>
            <w:rPrChange w:id="2010" w:author="melan_000" w:date="2014-11-19T23:53:00Z">
              <w:rPr>
                <w:i/>
                <w:iCs/>
              </w:rPr>
            </w:rPrChange>
          </w:rPr>
          <w:fldChar w:fldCharType="end"/>
        </w:r>
      </w:ins>
      <w:bookmarkEnd w:id="1997"/>
      <w:ins w:id="2011" w:author="melan_000" w:date="2014-11-18T23:06:00Z">
        <w:r w:rsidRPr="00F93019">
          <w:t xml:space="preserve">: Step </w:t>
        </w:r>
        <w:r w:rsidRPr="008917E5">
          <w:rPr>
            <w:i w:val="0"/>
            <w:iCs w:val="0"/>
            <w:rPrChange w:id="2012" w:author="melan_000" w:date="2014-11-19T23:53:00Z">
              <w:rPr>
                <w:i/>
                <w:iCs/>
              </w:rPr>
            </w:rPrChange>
          </w:rPr>
          <w:fldChar w:fldCharType="begin"/>
        </w:r>
        <w:r w:rsidRPr="008917E5">
          <w:rPr>
            <w:rPrChange w:id="2013" w:author="melan_000" w:date="2014-11-19T23:53:00Z">
              <w:rPr/>
            </w:rPrChange>
          </w:rPr>
          <w:instrText xml:space="preserve"> REF _Ref404115318 \r \h </w:instrText>
        </w:r>
      </w:ins>
      <w:r w:rsidR="008917E5">
        <w:rPr>
          <w:i w:val="0"/>
          <w:iCs w:val="0"/>
          <w:szCs w:val="22"/>
        </w:rPr>
        <w:instrText xml:space="preserve"> \* MERGEFORMAT </w:instrText>
      </w:r>
      <w:r w:rsidRPr="008917E5">
        <w:rPr>
          <w:rPrChange w:id="2014" w:author="melan_000" w:date="2014-11-19T23:53:00Z">
            <w:rPr>
              <w:szCs w:val="18"/>
            </w:rPr>
          </w:rPrChange>
        </w:rPr>
      </w:r>
      <w:r w:rsidRPr="008917E5">
        <w:rPr>
          <w:i w:val="0"/>
          <w:iCs w:val="0"/>
          <w:rPrChange w:id="2015" w:author="melan_000" w:date="2014-11-19T23:53:00Z">
            <w:rPr>
              <w:i/>
              <w:iCs/>
            </w:rPr>
          </w:rPrChange>
        </w:rPr>
        <w:fldChar w:fldCharType="separate"/>
      </w:r>
      <w:ins w:id="2016" w:author="melan_000" w:date="2014-11-20T01:41:00Z">
        <w:r w:rsidR="00113A04">
          <w:t>5.9</w:t>
        </w:r>
      </w:ins>
      <w:ins w:id="2017" w:author="melan_000" w:date="2014-11-18T23:06:00Z">
        <w:r w:rsidRPr="008917E5">
          <w:rPr>
            <w:i w:val="0"/>
            <w:iCs w:val="0"/>
            <w:rPrChange w:id="2018" w:author="melan_000" w:date="2014-11-19T23:53:00Z">
              <w:rPr>
                <w:i/>
                <w:iCs/>
              </w:rPr>
            </w:rPrChange>
          </w:rPr>
          <w:fldChar w:fldCharType="end"/>
        </w:r>
        <w:r w:rsidRPr="00F93019">
          <w:t>, Vivado reporting changes to the IP in your high-level design</w:t>
        </w:r>
      </w:ins>
    </w:p>
    <w:p w:rsidR="003159FA" w:rsidRPr="00EF1F26" w:rsidDel="00EF1F26" w:rsidRDefault="003159FA">
      <w:pPr>
        <w:rPr>
          <w:del w:id="2019" w:author="melan_000" w:date="2014-11-18T23:06:00Z"/>
          <w:i/>
          <w:rPrChange w:id="2020" w:author="melan_000" w:date="2014-11-18T23:06:00Z">
            <w:rPr>
              <w:del w:id="2021" w:author="melan_000" w:date="2014-11-18T23:06:00Z"/>
            </w:rPr>
          </w:rPrChange>
        </w:rPr>
        <w:pPrChange w:id="2022" w:author="melan_000" w:date="2014-11-18T23:06:00Z">
          <w:pPr>
            <w:jc w:val="center"/>
          </w:pPr>
        </w:pPrChange>
      </w:pPr>
      <w:del w:id="2023" w:author="melan_000" w:date="2014-11-18T23:06:00Z">
        <w:r w:rsidRPr="00EF1F26" w:rsidDel="00EF1F26">
          <w:rPr>
            <w:i/>
            <w:rPrChange w:id="2024" w:author="melan_000" w:date="2014-11-18T23:06:00Z">
              <w:rPr/>
            </w:rPrChange>
          </w:rPr>
          <w:delText>Figure 5.7: Step 5.9, Vivado reporting changes to the IP in your high-level design</w:delText>
        </w:r>
      </w:del>
    </w:p>
    <w:p w:rsidR="00A44EFE" w:rsidRDefault="00206880">
      <w:pPr>
        <w:pStyle w:val="Caption"/>
        <w:rPr>
          <w:ins w:id="2025" w:author="melan_000" w:date="2014-11-03T21:01:00Z"/>
        </w:rPr>
        <w:pPrChange w:id="2026" w:author="melan_000" w:date="2014-11-18T23:06:00Z">
          <w:pPr>
            <w:pStyle w:val="ListParagraph"/>
            <w:numPr>
              <w:numId w:val="22"/>
            </w:numPr>
            <w:ind w:left="360" w:hanging="360"/>
          </w:pPr>
        </w:pPrChange>
      </w:pPr>
      <w:del w:id="2027" w:author="melan_000" w:date="2014-11-03T21:02:00Z">
        <w:r w:rsidDel="00A44EFE">
          <w:delText xml:space="preserve">Ensure it is selected and </w:delText>
        </w:r>
        <w:r w:rsidDel="00A44EFE">
          <w:rPr>
            <w:b/>
          </w:rPr>
          <w:delText>hit upgrade selected</w:delText>
        </w:r>
        <w:r w:rsidDel="00A44EFE">
          <w:delText xml:space="preserve"> button (Vivado will now upgrade the IP, retaining all existing connections)</w:delText>
        </w:r>
      </w:del>
    </w:p>
    <w:p w:rsidR="00A44EFE" w:rsidRDefault="00E42475">
      <w:pPr>
        <w:pStyle w:val="ListParagraph"/>
        <w:numPr>
          <w:ilvl w:val="0"/>
          <w:numId w:val="22"/>
        </w:numPr>
      </w:pPr>
      <w:ins w:id="2028" w:author="melan_000" w:date="2014-11-03T21:11:00Z">
        <w:r>
          <w:tab/>
        </w:r>
      </w:ins>
      <w:bookmarkStart w:id="2029" w:name="_Ref404115318"/>
      <w:ins w:id="2030" w:author="melan_000" w:date="2014-11-03T21:01:00Z">
        <w:r w:rsidR="00A44EFE">
          <w:t xml:space="preserve">Tick the checkbox </w:t>
        </w:r>
      </w:ins>
      <w:ins w:id="2031" w:author="melan_000" w:date="2014-11-19T23:53:00Z">
        <w:r w:rsidR="008917E5">
          <w:t>associated with our</w:t>
        </w:r>
      </w:ins>
      <w:ins w:id="2032" w:author="melan_000" w:date="2014-11-03T21:01:00Z">
        <w:r w:rsidR="00A44EFE">
          <w:t xml:space="preserve"> IP and </w:t>
        </w:r>
      </w:ins>
      <w:ins w:id="2033" w:author="melan_000" w:date="2014-11-03T21:02:00Z">
        <w:r w:rsidR="00A44EFE">
          <w:t xml:space="preserve">click the </w:t>
        </w:r>
        <w:r w:rsidR="00A44EFE">
          <w:rPr>
            <w:b/>
          </w:rPr>
          <w:t>upgrade selected</w:t>
        </w:r>
        <w:r w:rsidR="00A44EFE">
          <w:t xml:space="preserve"> button</w:t>
        </w:r>
      </w:ins>
      <w:ins w:id="2034" w:author="melan_000" w:date="2014-11-03T21:03:00Z">
        <w:r w:rsidR="00A44EFE">
          <w:t xml:space="preserve">. </w:t>
        </w:r>
      </w:ins>
      <w:ins w:id="2035" w:author="melan_000" w:date="2014-11-03T21:02:00Z">
        <w:r w:rsidR="00A44EFE">
          <w:t>Vivado will now upgrade the</w:t>
        </w:r>
      </w:ins>
      <w:ins w:id="2036" w:author="melan_000" w:date="2014-11-03T21:03:00Z">
        <w:r w:rsidR="00A44EFE">
          <w:t xml:space="preserve"> instantiated</w:t>
        </w:r>
      </w:ins>
      <w:ins w:id="2037" w:author="melan_000" w:date="2014-11-03T21:02:00Z">
        <w:r w:rsidR="00A44EFE">
          <w:t xml:space="preserve"> IP</w:t>
        </w:r>
      </w:ins>
      <w:ins w:id="2038" w:author="melan_000" w:date="2014-11-03T21:03:00Z">
        <w:r w:rsidR="00A44EFE">
          <w:t xml:space="preserve"> while</w:t>
        </w:r>
      </w:ins>
      <w:ins w:id="2039" w:author="melan_000" w:date="2014-11-03T21:02:00Z">
        <w:r w:rsidR="00A44EFE">
          <w:t xml:space="preserve"> retaining all existing connections.</w:t>
        </w:r>
      </w:ins>
      <w:bookmarkEnd w:id="2029"/>
    </w:p>
    <w:p w:rsidR="004451DF" w:rsidRDefault="00206880">
      <w:pPr>
        <w:pStyle w:val="ListParagraph"/>
        <w:numPr>
          <w:ilvl w:val="0"/>
          <w:numId w:val="22"/>
        </w:numPr>
        <w:rPr>
          <w:ins w:id="2040" w:author="Shivam Garg" w:date="2014-11-26T00:49:00Z"/>
        </w:rPr>
      </w:pPr>
      <w:r>
        <w:t xml:space="preserve">Regenerate the </w:t>
      </w:r>
      <w:r w:rsidRPr="001360C6">
        <w:rPr>
          <w:b/>
          <w:rPrChange w:id="2041" w:author="Shivam Garg" w:date="2014-11-26T00:51:00Z">
            <w:rPr/>
          </w:rPrChange>
        </w:rPr>
        <w:t>HDL wrapper</w:t>
      </w:r>
      <w:r>
        <w:t xml:space="preserve"> for your </w:t>
      </w:r>
      <w:r w:rsidR="004A60BC">
        <w:t>high-level</w:t>
      </w:r>
      <w:r>
        <w:t xml:space="preserve"> design</w:t>
      </w:r>
      <w:ins w:id="2042" w:author="Shivam Garg" w:date="2014-11-26T00:49:00Z">
        <w:r w:rsidR="004451DF">
          <w:t>, and save your project file</w:t>
        </w:r>
      </w:ins>
      <w:ins w:id="2043" w:author="Shivam Garg" w:date="2014-11-26T00:50:00Z">
        <w:r w:rsidR="004451DF">
          <w:t>.</w:t>
        </w:r>
      </w:ins>
    </w:p>
    <w:p w:rsidR="0015291C" w:rsidRDefault="00206880">
      <w:pPr>
        <w:pStyle w:val="ListParagraph"/>
        <w:numPr>
          <w:ilvl w:val="0"/>
          <w:numId w:val="22"/>
        </w:numPr>
      </w:pPr>
      <w:del w:id="2044" w:author="Shivam Garg" w:date="2014-11-26T00:49:00Z">
        <w:r w:rsidDel="004451DF">
          <w:delText xml:space="preserve"> </w:delText>
        </w:r>
      </w:del>
      <w:ins w:id="2045" w:author="melan_000" w:date="2014-11-03T21:07:00Z">
        <w:del w:id="2046" w:author="Shivam Garg" w:date="2014-11-26T00:49:00Z">
          <w:r w:rsidR="008E6D89" w:rsidDel="004451DF">
            <w:delText>and g</w:delText>
          </w:r>
        </w:del>
      </w:ins>
      <w:ins w:id="2047" w:author="Shivam Garg" w:date="2014-11-26T00:49:00Z">
        <w:r w:rsidR="004451DF">
          <w:t>G</w:t>
        </w:r>
      </w:ins>
      <w:ins w:id="2048" w:author="melan_000" w:date="2014-11-03T21:07:00Z">
        <w:r w:rsidR="008E6D89">
          <w:t xml:space="preserve">enerate a </w:t>
        </w:r>
        <w:proofErr w:type="spellStart"/>
        <w:r w:rsidR="008E6D89" w:rsidRPr="001021B6">
          <w:rPr>
            <w:b/>
            <w:rPrChange w:id="2049" w:author="Shivam Garg" w:date="2014-11-26T00:51:00Z">
              <w:rPr/>
            </w:rPrChange>
          </w:rPr>
          <w:t>bitstream</w:t>
        </w:r>
      </w:ins>
      <w:proofErr w:type="spellEnd"/>
      <w:ins w:id="2050" w:author="Shivam Garg" w:date="2014-11-26T00:50:00Z">
        <w:r w:rsidR="004451DF">
          <w:t xml:space="preserve"> for the project</w:t>
        </w:r>
      </w:ins>
      <w:ins w:id="2051" w:author="melan_000" w:date="2014-11-03T21:07:00Z">
        <w:r w:rsidR="008E6D89">
          <w:t>.</w:t>
        </w:r>
      </w:ins>
    </w:p>
    <w:p w:rsidR="0015291C" w:rsidRPr="004451DF" w:rsidDel="001021B6" w:rsidRDefault="004451DF" w:rsidP="00B77E1B">
      <w:pPr>
        <w:pStyle w:val="ListParagraph"/>
        <w:numPr>
          <w:ilvl w:val="0"/>
          <w:numId w:val="22"/>
        </w:numPr>
        <w:rPr>
          <w:del w:id="2052" w:author="Shivam Garg" w:date="2014-11-26T00:50:00Z"/>
          <w:b/>
          <w:rPrChange w:id="2053" w:author="Shivam Garg" w:date="2014-11-26T00:50:00Z">
            <w:rPr>
              <w:del w:id="2054" w:author="Shivam Garg" w:date="2014-11-26T00:50:00Z"/>
            </w:rPr>
          </w:rPrChange>
        </w:rPr>
      </w:pPr>
      <w:ins w:id="2055" w:author="Shivam Garg" w:date="2014-11-26T00:50:00Z">
        <w:r>
          <w:t xml:space="preserve">Once generated, </w:t>
        </w:r>
      </w:ins>
      <w:ins w:id="2056" w:author="Shivam Garg" w:date="2014-11-26T00:51:00Z">
        <w:r w:rsidR="001021B6">
          <w:t>open the ‘</w:t>
        </w:r>
        <w:r w:rsidR="001021B6" w:rsidRPr="001021B6">
          <w:rPr>
            <w:b/>
            <w:rPrChange w:id="2057" w:author="Shivam Garg" w:date="2014-11-26T00:51:00Z">
              <w:rPr/>
            </w:rPrChange>
          </w:rPr>
          <w:t>Implemented Design</w:t>
        </w:r>
        <w:r w:rsidR="001021B6">
          <w:t xml:space="preserve">’ </w:t>
        </w:r>
      </w:ins>
      <w:del w:id="2058" w:author="Shivam Garg" w:date="2014-11-26T00:50:00Z">
        <w:r w:rsidR="00206880" w:rsidRPr="004451DF" w:rsidDel="001021B6">
          <w:rPr>
            <w:b/>
            <w:rPrChange w:id="2059" w:author="Shivam Garg" w:date="2014-11-26T00:50:00Z">
              <w:rPr/>
            </w:rPrChange>
          </w:rPr>
          <w:delText xml:space="preserve">Hit the </w:delText>
        </w:r>
        <w:r w:rsidR="00206880" w:rsidRPr="001021B6" w:rsidDel="001021B6">
          <w:rPr>
            <w:b/>
          </w:rPr>
          <w:delText>Generate bitstream</w:delText>
        </w:r>
        <w:r w:rsidR="00206880" w:rsidRPr="004451DF" w:rsidDel="001021B6">
          <w:rPr>
            <w:b/>
            <w:rPrChange w:id="2060" w:author="Shivam Garg" w:date="2014-11-26T00:50:00Z">
              <w:rPr/>
            </w:rPrChange>
          </w:rPr>
          <w:delText xml:space="preserve"> button (which should also synthesise and implement your high-level design) and wait for this to finish</w:delText>
        </w:r>
      </w:del>
    </w:p>
    <w:p w:rsidR="0015291C" w:rsidDel="008E6D89" w:rsidRDefault="00206880">
      <w:pPr>
        <w:pStyle w:val="ListParagraph"/>
        <w:numPr>
          <w:ilvl w:val="0"/>
          <w:numId w:val="22"/>
        </w:numPr>
        <w:rPr>
          <w:del w:id="2061" w:author="melan_000" w:date="2014-11-03T21:09:00Z"/>
          <w:b/>
        </w:rPr>
      </w:pPr>
      <w:del w:id="2062" w:author="Shivam Garg" w:date="2014-11-26T00:50:00Z">
        <w:r w:rsidRPr="004451DF" w:rsidDel="004451DF">
          <w:rPr>
            <w:b/>
            <w:rPrChange w:id="2063" w:author="Shivam Garg" w:date="2014-11-26T00:50:00Z">
              <w:rPr/>
            </w:rPrChange>
          </w:rPr>
          <w:delText>O</w:delText>
        </w:r>
        <w:r w:rsidRPr="004451DF" w:rsidDel="001021B6">
          <w:rPr>
            <w:b/>
            <w:rPrChange w:id="2064" w:author="Shivam Garg" w:date="2014-11-26T00:50:00Z">
              <w:rPr/>
            </w:rPrChange>
          </w:rPr>
          <w:delText>pen Implemented Design</w:delText>
        </w:r>
      </w:del>
      <w:ins w:id="2065" w:author="melan_000" w:date="2014-11-03T21:08:00Z">
        <w:del w:id="2066" w:author="Shivam Garg" w:date="2014-11-26T00:50:00Z">
          <w:r w:rsidR="008E6D89" w:rsidDel="001021B6">
            <w:delText xml:space="preserve"> </w:delText>
          </w:r>
        </w:del>
        <w:proofErr w:type="gramStart"/>
        <w:r w:rsidR="008E6D89">
          <w:t>and</w:t>
        </w:r>
        <w:proofErr w:type="gramEnd"/>
        <w:r w:rsidR="008E6D89">
          <w:t xml:space="preserve"> export it to the SDK</w:t>
        </w:r>
      </w:ins>
      <w:ins w:id="2067" w:author="melan_000" w:date="2014-11-03T21:12:00Z">
        <w:r w:rsidR="00D90CDB">
          <w:t xml:space="preserve"> so that we can begin </w:t>
        </w:r>
      </w:ins>
      <w:ins w:id="2068" w:author="melan_000" w:date="2014-11-19T23:54:00Z">
        <w:r w:rsidR="008917E5">
          <w:t xml:space="preserve">the development of driver software for </w:t>
        </w:r>
      </w:ins>
      <w:ins w:id="2069" w:author="melan_000" w:date="2014-11-03T21:12:00Z">
        <w:r w:rsidR="00D90CDB">
          <w:t xml:space="preserve">interfacing with </w:t>
        </w:r>
      </w:ins>
      <w:ins w:id="2070" w:author="melan_000" w:date="2014-11-19T23:55:00Z">
        <w:r w:rsidR="008917E5">
          <w:t>our</w:t>
        </w:r>
      </w:ins>
      <w:ins w:id="2071" w:author="melan_000" w:date="2014-11-03T21:12:00Z">
        <w:r w:rsidR="008917E5">
          <w:t xml:space="preserve"> </w:t>
        </w:r>
        <w:r w:rsidR="00D90CDB">
          <w:t>custom IP.</w:t>
        </w:r>
      </w:ins>
    </w:p>
    <w:p w:rsidR="0015291C" w:rsidRPr="008E6D89" w:rsidDel="008E6D89" w:rsidRDefault="00206880">
      <w:pPr>
        <w:pStyle w:val="ListParagraph"/>
        <w:numPr>
          <w:ilvl w:val="0"/>
          <w:numId w:val="22"/>
        </w:numPr>
        <w:rPr>
          <w:del w:id="2072" w:author="melan_000" w:date="2014-11-03T21:08:00Z"/>
          <w:b/>
        </w:rPr>
      </w:pPr>
      <w:del w:id="2073" w:author="melan_000" w:date="2014-11-03T21:08:00Z">
        <w:r w:rsidDel="008E6D89">
          <w:delText xml:space="preserve">File &gt; Export &gt; </w:delText>
        </w:r>
        <w:r w:rsidRPr="008E6D89" w:rsidDel="008E6D89">
          <w:rPr>
            <w:b/>
          </w:rPr>
          <w:delText>Export Hardware for SDK</w:delText>
        </w:r>
      </w:del>
    </w:p>
    <w:p w:rsidR="0015291C" w:rsidRPr="007E6EB5" w:rsidRDefault="0015291C">
      <w:pPr>
        <w:pStyle w:val="ListParagraph"/>
        <w:numPr>
          <w:ilvl w:val="0"/>
          <w:numId w:val="22"/>
        </w:numPr>
        <w:rPr>
          <w:b/>
        </w:rPr>
        <w:pPrChange w:id="2074" w:author="Shivam Garg" w:date="2014-11-26T00:50:00Z">
          <w:pPr/>
        </w:pPrChange>
      </w:pPr>
    </w:p>
    <w:p w:rsidR="00E42475" w:rsidRDefault="00E42475">
      <w:pPr>
        <w:spacing w:after="0" w:line="240" w:lineRule="auto"/>
        <w:rPr>
          <w:ins w:id="2075" w:author="melan_000" w:date="2014-11-03T21:12:00Z"/>
          <w:rFonts w:asciiTheme="majorHAnsi" w:eastAsiaTheme="majorEastAsia" w:hAnsiTheme="majorHAnsi" w:cstheme="majorBidi"/>
          <w:b/>
          <w:bCs/>
          <w:color w:val="4F81BD" w:themeColor="accent1"/>
          <w:sz w:val="26"/>
          <w:szCs w:val="26"/>
        </w:rPr>
      </w:pPr>
      <w:ins w:id="2076" w:author="melan_000" w:date="2014-11-03T21:12:00Z">
        <w:r>
          <w:br w:type="page"/>
        </w:r>
      </w:ins>
    </w:p>
    <w:p w:rsidR="0015291C" w:rsidRDefault="00A37305">
      <w:pPr>
        <w:pStyle w:val="Heading2"/>
      </w:pPr>
      <w:bookmarkStart w:id="2077" w:name="_Ref404110480"/>
      <w:bookmarkStart w:id="2078" w:name="_Ref404110498"/>
      <w:bookmarkStart w:id="2079" w:name="_Toc404211014"/>
      <w:ins w:id="2080" w:author="melan_000" w:date="2014-11-18T21:43:00Z">
        <w:r>
          <w:lastRenderedPageBreak/>
          <w:t>I</w:t>
        </w:r>
      </w:ins>
      <w:del w:id="2081" w:author="melan_000" w:date="2014-11-18T21:27:00Z">
        <w:r w:rsidR="00D673F4" w:rsidDel="00411C9F">
          <w:delText>5</w:delText>
        </w:r>
        <w:r w:rsidR="00206880" w:rsidDel="00411C9F">
          <w:delText xml:space="preserve">.c </w:delText>
        </w:r>
      </w:del>
      <w:del w:id="2082" w:author="melan_000" w:date="2014-11-18T21:43:00Z">
        <w:r w:rsidR="00206880" w:rsidDel="00A37305">
          <w:delText>I</w:delText>
        </w:r>
      </w:del>
      <w:r w:rsidR="00206880">
        <w:t>nterfacing with the Custom IP</w:t>
      </w:r>
      <w:bookmarkEnd w:id="2077"/>
      <w:bookmarkEnd w:id="2078"/>
      <w:bookmarkEnd w:id="2079"/>
    </w:p>
    <w:p w:rsidR="0015291C" w:rsidRDefault="00D90CDB">
      <w:ins w:id="2083" w:author="melan_000" w:date="2014-11-03T21:13:00Z">
        <w:r>
          <w:t xml:space="preserve">In this section </w:t>
        </w:r>
      </w:ins>
      <w:del w:id="2084" w:author="melan_000" w:date="2014-11-03T21:13:00Z">
        <w:r w:rsidR="003159FA" w:rsidDel="00D90CDB">
          <w:delText xml:space="preserve">On </w:delText>
        </w:r>
        <w:r w:rsidR="00206880" w:rsidDel="00D90CDB">
          <w:delText>the software side of things, all that remains is to</w:delText>
        </w:r>
      </w:del>
      <w:ins w:id="2085" w:author="melan_000" w:date="2014-11-03T21:13:00Z">
        <w:r>
          <w:t>you</w:t>
        </w:r>
      </w:ins>
      <w:r w:rsidR="00206880">
        <w:t xml:space="preserve"> </w:t>
      </w:r>
      <w:ins w:id="2086" w:author="melan_000" w:date="2014-11-03T21:15:00Z">
        <w:r>
          <w:t xml:space="preserve">will </w:t>
        </w:r>
      </w:ins>
      <w:r w:rsidR="00206880">
        <w:t xml:space="preserve">write </w:t>
      </w:r>
      <w:ins w:id="2087" w:author="melan_000" w:date="2014-11-03T21:14:00Z">
        <w:r>
          <w:t xml:space="preserve">C code to integrate and test </w:t>
        </w:r>
      </w:ins>
      <w:del w:id="2088" w:author="melan_000" w:date="2014-11-03T21:14:00Z">
        <w:r w:rsidR="00206880" w:rsidDel="00D90CDB">
          <w:delText xml:space="preserve">some interface </w:delText>
        </w:r>
      </w:del>
      <w:ins w:id="2089" w:author="melan_000" w:date="2014-11-19T23:55:00Z">
        <w:r w:rsidR="008701CF">
          <w:t>our</w:t>
        </w:r>
      </w:ins>
      <w:ins w:id="2090" w:author="melan_000" w:date="2014-11-03T21:14:00Z">
        <w:r>
          <w:t xml:space="preserve"> new IP with the CPU</w:t>
        </w:r>
      </w:ins>
      <w:del w:id="2091" w:author="melan_000" w:date="2014-11-03T21:14:00Z">
        <w:r w:rsidR="00206880" w:rsidDel="00D90CDB">
          <w:delText xml:space="preserve">code </w:delText>
        </w:r>
      </w:del>
      <w:del w:id="2092" w:author="melan_000" w:date="2014-11-03T21:12:00Z">
        <w:r w:rsidR="00206880" w:rsidDel="00D90CDB">
          <w:delText>and</w:delText>
        </w:r>
      </w:del>
      <w:del w:id="2093" w:author="melan_000" w:date="2014-11-03T21:14:00Z">
        <w:r w:rsidR="00206880" w:rsidDel="00D90CDB">
          <w:delText xml:space="preserve"> test the functionality of the hardware</w:delText>
        </w:r>
      </w:del>
      <w:r w:rsidR="00206880">
        <w:t>.</w:t>
      </w:r>
      <w:r w:rsidR="00A81517">
        <w:t xml:space="preserve"> </w:t>
      </w:r>
      <w:r w:rsidR="00206880">
        <w:t xml:space="preserve">When creating the </w:t>
      </w:r>
      <w:r w:rsidR="00206880">
        <w:rPr>
          <w:b/>
        </w:rPr>
        <w:t>application project</w:t>
      </w:r>
      <w:del w:id="2094" w:author="melan_000" w:date="2014-11-10T08:14:00Z">
        <w:r w:rsidR="00206880" w:rsidDel="000F7542">
          <w:delText xml:space="preserve"> </w:delText>
        </w:r>
      </w:del>
      <w:ins w:id="2095" w:author="melan_000" w:date="2014-11-10T08:14:00Z">
        <w:r w:rsidR="000F7542">
          <w:t xml:space="preserve">, it is </w:t>
        </w:r>
      </w:ins>
      <w:del w:id="2096" w:author="melan_000" w:date="2014-11-03T21:15:00Z">
        <w:r w:rsidR="00206880" w:rsidDel="00D90CDB">
          <w:delText xml:space="preserve">it’s generally </w:delText>
        </w:r>
      </w:del>
      <w:r w:rsidR="00206880">
        <w:t>best to use the “Hello World” example project as a template</w:t>
      </w:r>
      <w:ins w:id="2097" w:author="melan_000" w:date="2014-11-03T21:15:00Z">
        <w:r w:rsidR="002836DB">
          <w:t xml:space="preserve"> because</w:t>
        </w:r>
      </w:ins>
      <w:del w:id="2098" w:author="melan_000" w:date="2014-11-03T21:15:00Z">
        <w:r w:rsidR="00206880" w:rsidDel="002836DB">
          <w:delText>, since</w:delText>
        </w:r>
      </w:del>
      <w:r w:rsidR="00206880">
        <w:t xml:space="preserve"> one of the first steps that </w:t>
      </w:r>
      <w:del w:id="2099" w:author="melan_000" w:date="2014-11-04T08:26:00Z">
        <w:r w:rsidR="00206880" w:rsidDel="00982FDB">
          <w:delText xml:space="preserve">it </w:delText>
        </w:r>
      </w:del>
      <w:ins w:id="2100" w:author="melan_000" w:date="2014-11-04T08:26:00Z">
        <w:r w:rsidR="00982FDB">
          <w:t xml:space="preserve">the </w:t>
        </w:r>
      </w:ins>
      <w:ins w:id="2101" w:author="melan_000" w:date="2014-11-10T08:14:00Z">
        <w:r w:rsidR="000F7542">
          <w:t xml:space="preserve">application </w:t>
        </w:r>
      </w:ins>
      <w:r w:rsidR="00206880">
        <w:t xml:space="preserve">performs is </w:t>
      </w:r>
      <w:ins w:id="2102" w:author="melan_000" w:date="2014-11-19T23:55:00Z">
        <w:r w:rsidR="008701CF">
          <w:t xml:space="preserve">to </w:t>
        </w:r>
      </w:ins>
      <w:del w:id="2103" w:author="melan_000" w:date="2014-11-04T08:26:00Z">
        <w:r w:rsidR="00206880" w:rsidDel="00982FDB">
          <w:delText xml:space="preserve">to </w:delText>
        </w:r>
      </w:del>
      <w:r w:rsidR="00206880">
        <w:t>initializ</w:t>
      </w:r>
      <w:ins w:id="2104" w:author="melan_000" w:date="2014-11-19T23:55:00Z">
        <w:r w:rsidR="008701CF">
          <w:t>e</w:t>
        </w:r>
      </w:ins>
      <w:del w:id="2105" w:author="melan_000" w:date="2014-11-04T08:26:00Z">
        <w:r w:rsidR="00206880" w:rsidDel="00982FDB">
          <w:delText>e</w:delText>
        </w:r>
      </w:del>
      <w:r w:rsidR="00206880">
        <w:t xml:space="preserve"> the UART.</w:t>
      </w:r>
    </w:p>
    <w:p w:rsidR="0015291C" w:rsidRDefault="00206880">
      <w:r>
        <w:t xml:space="preserve">You will need to </w:t>
      </w:r>
      <w:del w:id="2106" w:author="melan_000" w:date="2014-11-04T08:27:00Z">
        <w:r w:rsidDel="00982FDB">
          <w:delText>“</w:delText>
        </w:r>
      </w:del>
      <w:r>
        <w:rPr>
          <w:b/>
        </w:rPr>
        <w:t xml:space="preserve">#include </w:t>
      </w:r>
      <w:ins w:id="2107" w:author="melan_000" w:date="2014-11-04T08:27:00Z">
        <w:r w:rsidR="00982FDB">
          <w:rPr>
            <w:b/>
          </w:rPr>
          <w:t>“</w:t>
        </w:r>
      </w:ins>
      <w:proofErr w:type="spellStart"/>
      <w:r>
        <w:rPr>
          <w:b/>
        </w:rPr>
        <w:t>xparameters.h</w:t>
      </w:r>
      <w:proofErr w:type="spellEnd"/>
      <w:ins w:id="2108" w:author="melan_000" w:date="2014-11-04T08:27:00Z">
        <w:r w:rsidR="00982FDB">
          <w:rPr>
            <w:b/>
          </w:rPr>
          <w:t>”</w:t>
        </w:r>
      </w:ins>
      <w:ins w:id="2109" w:author="melan_000" w:date="2014-11-04T08:28:00Z">
        <w:r w:rsidR="00982FDB">
          <w:t xml:space="preserve"> to import</w:t>
        </w:r>
      </w:ins>
      <w:del w:id="2110" w:author="melan_000" w:date="2014-11-04T08:27:00Z">
        <w:r w:rsidDel="00982FDB">
          <w:rPr>
            <w:b/>
          </w:rPr>
          <w:delText>”</w:delText>
        </w:r>
      </w:del>
      <w:del w:id="2111" w:author="melan_000" w:date="2014-11-03T21:16:00Z">
        <w:r w:rsidDel="002836DB">
          <w:delText>;</w:delText>
        </w:r>
      </w:del>
      <w:del w:id="2112" w:author="melan_000" w:date="2014-11-04T08:28:00Z">
        <w:r w:rsidDel="00982FDB">
          <w:delText xml:space="preserve"> </w:delText>
        </w:r>
      </w:del>
      <w:del w:id="2113" w:author="melan_000" w:date="2014-11-03T21:16:00Z">
        <w:r w:rsidDel="002836DB">
          <w:delText>i</w:delText>
        </w:r>
      </w:del>
      <w:del w:id="2114" w:author="melan_000" w:date="2014-11-03T21:17:00Z">
        <w:r w:rsidDel="005F4F66">
          <w:delText xml:space="preserve">f you </w:delText>
        </w:r>
      </w:del>
      <w:del w:id="2115" w:author="melan_000" w:date="2014-11-03T21:16:00Z">
        <w:r w:rsidDel="002836DB">
          <w:delText xml:space="preserve">read </w:delText>
        </w:r>
      </w:del>
      <w:del w:id="2116" w:author="melan_000" w:date="2014-11-03T21:17:00Z">
        <w:r w:rsidDel="002836DB">
          <w:delText xml:space="preserve">near the top of the file you </w:delText>
        </w:r>
        <w:r w:rsidDel="005F4F66">
          <w:delText>should</w:delText>
        </w:r>
      </w:del>
      <w:del w:id="2117" w:author="melan_000" w:date="2014-11-04T08:28:00Z">
        <w:r w:rsidDel="00982FDB">
          <w:delText xml:space="preserve"> find the</w:delText>
        </w:r>
      </w:del>
      <w:r>
        <w:t xml:space="preserve"> </w:t>
      </w:r>
      <w:ins w:id="2118" w:author="melan_000" w:date="2014-11-04T08:29:00Z">
        <w:r w:rsidR="00982FDB">
          <w:t xml:space="preserve">the </w:t>
        </w:r>
      </w:ins>
      <w:r>
        <w:t>definition</w:t>
      </w:r>
      <w:ins w:id="2119" w:author="melan_000" w:date="2014-11-04T08:29:00Z">
        <w:r w:rsidR="00982FDB">
          <w:t>s</w:t>
        </w:r>
      </w:ins>
      <w:r>
        <w:t xml:space="preserve"> </w:t>
      </w:r>
      <w:del w:id="2120" w:author="melan_000" w:date="2014-11-04T08:30:00Z">
        <w:r w:rsidDel="00982FDB">
          <w:delText>of</w:delText>
        </w:r>
      </w:del>
      <w:ins w:id="2121" w:author="melan_000" w:date="2014-11-04T08:30:00Z">
        <w:r w:rsidR="00982FDB">
          <w:t>shown in</w:t>
        </w:r>
      </w:ins>
      <w:ins w:id="2122" w:author="melan_000" w:date="2014-11-19T00:01:00Z">
        <w:r w:rsidR="00853055">
          <w:t xml:space="preserve"> </w:t>
        </w:r>
        <w:r w:rsidR="00853055">
          <w:fldChar w:fldCharType="begin"/>
        </w:r>
        <w:r w:rsidR="00853055">
          <w:instrText xml:space="preserve"> REF _Ref404118613 \h </w:instrText>
        </w:r>
      </w:ins>
      <w:r w:rsidR="00853055">
        <w:fldChar w:fldCharType="separate"/>
      </w:r>
      <w:ins w:id="2123" w:author="melan_000" w:date="2014-11-20T01:41:00Z">
        <w:r w:rsidR="00113A04" w:rsidRPr="00EF1F26">
          <w:t xml:space="preserve">Figure </w:t>
        </w:r>
        <w:r w:rsidR="00113A04">
          <w:rPr>
            <w:noProof/>
          </w:rPr>
          <w:t>5</w:t>
        </w:r>
        <w:r w:rsidR="00113A04">
          <w:noBreakHyphen/>
        </w:r>
        <w:r w:rsidR="00113A04">
          <w:rPr>
            <w:noProof/>
          </w:rPr>
          <w:t>8</w:t>
        </w:r>
      </w:ins>
      <w:ins w:id="2124" w:author="melan_000" w:date="2014-11-19T00:01:00Z">
        <w:r w:rsidR="00853055">
          <w:fldChar w:fldCharType="end"/>
        </w:r>
      </w:ins>
      <w:del w:id="2125" w:author="melan_000" w:date="2014-11-04T08:30:00Z">
        <w:r w:rsidDel="00982FDB">
          <w:delText xml:space="preserve"> </w:delText>
        </w:r>
      </w:del>
      <w:del w:id="2126" w:author="melan_000" w:date="2014-11-03T21:17:00Z">
        <w:r w:rsidDel="005F4F66">
          <w:delText>the</w:delText>
        </w:r>
      </w:del>
      <w:del w:id="2127" w:author="melan_000" w:date="2014-11-04T08:31:00Z">
        <w:r w:rsidDel="00982FDB">
          <w:delText xml:space="preserve"> LAB0_IP_0_S00_AXI_BASEADDR and HIGHADDR</w:delText>
        </w:r>
      </w:del>
      <w:r>
        <w:t>. The</w:t>
      </w:r>
      <w:ins w:id="2128" w:author="melan_000" w:date="2014-11-03T21:18:00Z">
        <w:r w:rsidR="005F4F66">
          <w:t>se</w:t>
        </w:r>
      </w:ins>
      <w:r>
        <w:t xml:space="preserve"> addresses should correspond to those listed in </w:t>
      </w:r>
      <w:proofErr w:type="spellStart"/>
      <w:r>
        <w:t>Vivado’s</w:t>
      </w:r>
      <w:proofErr w:type="spellEnd"/>
      <w:r>
        <w:t xml:space="preserve"> “</w:t>
      </w:r>
      <w:r>
        <w:rPr>
          <w:b/>
        </w:rPr>
        <w:t>Address Editor</w:t>
      </w:r>
      <w:r>
        <w:t>”</w:t>
      </w:r>
      <w:ins w:id="2129" w:author="melan_000" w:date="2014-11-03T21:18:00Z">
        <w:r w:rsidR="00067EE6">
          <w:t>.</w:t>
        </w:r>
      </w:ins>
      <w:del w:id="2130" w:author="melan_000" w:date="2014-11-03T21:18:00Z">
        <w:r w:rsidDel="00067EE6">
          <w:delText>,</w:delText>
        </w:r>
      </w:del>
      <w:r>
        <w:t xml:space="preserve"> </w:t>
      </w:r>
      <w:del w:id="2131" w:author="melan_000" w:date="2014-11-03T21:18:00Z">
        <w:r w:rsidDel="00067EE6">
          <w:delText>and s</w:delText>
        </w:r>
      </w:del>
      <w:ins w:id="2132" w:author="melan_000" w:date="2014-11-03T21:18:00Z">
        <w:r w:rsidR="00067EE6">
          <w:t>S</w:t>
        </w:r>
      </w:ins>
      <w:r>
        <w:t xml:space="preserve">ince the generated IP has a 4 register implementation, only the bottom 4 bits of the address </w:t>
      </w:r>
      <w:del w:id="2133" w:author="melan_000" w:date="2014-11-04T08:29:00Z">
        <w:r w:rsidDel="00982FDB">
          <w:delText xml:space="preserve">sent </w:delText>
        </w:r>
      </w:del>
      <w:r>
        <w:t xml:space="preserve">will be seen </w:t>
      </w:r>
      <w:ins w:id="2134" w:author="melan_000" w:date="2014-11-04T08:29:00Z">
        <w:r w:rsidR="00982FDB">
          <w:t xml:space="preserve">at the </w:t>
        </w:r>
      </w:ins>
      <w:del w:id="2135" w:author="melan_000" w:date="2014-11-04T08:29:00Z">
        <w:r w:rsidDel="00982FDB">
          <w:delText xml:space="preserve">on the </w:delText>
        </w:r>
      </w:del>
      <w:r w:rsidR="00D74BAF">
        <w:t>Slave</w:t>
      </w:r>
      <w:del w:id="2136" w:author="melan_000" w:date="2014-11-04T08:29:00Z">
        <w:r w:rsidDel="00982FDB">
          <w:delText>’s side</w:delText>
        </w:r>
      </w:del>
      <w:r>
        <w:t xml:space="preserve"> (byte addressing</w:t>
      </w:r>
      <w:r w:rsidR="00DF7513">
        <w:t>, 32 bit data bus</w:t>
      </w:r>
      <w:r>
        <w:t xml:space="preserve">). You should also </w:t>
      </w:r>
      <w:del w:id="2137" w:author="melan_000" w:date="2014-11-04T08:31:00Z">
        <w:r w:rsidDel="00982FDB">
          <w:delText>“</w:delText>
        </w:r>
      </w:del>
      <w:r w:rsidRPr="00B122C3">
        <w:rPr>
          <w:b/>
        </w:rPr>
        <w:t>#include &lt;</w:t>
      </w:r>
      <w:proofErr w:type="spellStart"/>
      <w:r w:rsidRPr="00B122C3">
        <w:rPr>
          <w:b/>
        </w:rPr>
        <w:t>xil_io.h</w:t>
      </w:r>
      <w:proofErr w:type="spellEnd"/>
      <w:r w:rsidRPr="00B122C3">
        <w:rPr>
          <w:b/>
        </w:rPr>
        <w:t>&gt;</w:t>
      </w:r>
      <w:del w:id="2138" w:author="melan_000" w:date="2014-11-04T08:31:00Z">
        <w:r w:rsidDel="00982FDB">
          <w:delText>”</w:delText>
        </w:r>
      </w:del>
      <w:r>
        <w:t xml:space="preserve"> to get the Xil_O</w:t>
      </w:r>
      <w:ins w:id="2139" w:author="melan_000" w:date="2014-11-04T08:31:00Z">
        <w:r w:rsidR="00982FDB">
          <w:t>ut</w:t>
        </w:r>
      </w:ins>
      <w:del w:id="2140" w:author="melan_000" w:date="2014-11-04T08:31:00Z">
        <w:r w:rsidDel="00982FDB">
          <w:delText>UT</w:delText>
        </w:r>
      </w:del>
      <w:r>
        <w:t>32/Xil_</w:t>
      </w:r>
      <w:ins w:id="2141" w:author="melan_000" w:date="2014-11-04T08:31:00Z">
        <w:r w:rsidR="00982FDB">
          <w:t>in</w:t>
        </w:r>
      </w:ins>
      <w:del w:id="2142" w:author="melan_000" w:date="2014-11-04T08:31:00Z">
        <w:r w:rsidDel="00982FDB">
          <w:delText>IN</w:delText>
        </w:r>
      </w:del>
      <w:r>
        <w:t>32 function definitions.</w:t>
      </w:r>
    </w:p>
    <w:p w:rsidR="00EF1F26" w:rsidRDefault="00206880">
      <w:pPr>
        <w:keepNext/>
        <w:jc w:val="center"/>
        <w:rPr>
          <w:ins w:id="2143" w:author="melan_000" w:date="2014-11-18T23:07:00Z"/>
        </w:rPr>
        <w:pPrChange w:id="2144" w:author="melan_000" w:date="2014-11-18T23:07:00Z">
          <w:pPr/>
        </w:pPrChange>
      </w:pPr>
      <w:r>
        <w:rPr>
          <w:noProof/>
          <w:lang w:eastAsia="en-AU"/>
        </w:rPr>
        <w:drawing>
          <wp:inline distT="0" distB="0" distL="0" distR="0" wp14:anchorId="6DA1EA5B" wp14:editId="77A8A808">
            <wp:extent cx="4353997" cy="605563"/>
            <wp:effectExtent l="19050" t="19050" r="8890" b="23495"/>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7">
                      <a:extLst>
                        <a:ext uri="{28A0092B-C50C-407E-A947-70E740481C1C}">
                          <a14:useLocalDpi xmlns:a14="http://schemas.microsoft.com/office/drawing/2010/main" val="0"/>
                        </a:ext>
                      </a:extLst>
                    </a:blip>
                    <a:srcRect t="68630" b="6041"/>
                    <a:stretch/>
                  </pic:blipFill>
                  <pic:spPr bwMode="auto">
                    <a:xfrm>
                      <a:off x="0" y="0"/>
                      <a:ext cx="4371975" cy="60806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5291C" w:rsidRPr="00EF1F26" w:rsidRDefault="00EF1F26">
      <w:pPr>
        <w:pStyle w:val="Caption"/>
        <w:rPr>
          <w:color w:val="1F497D" w:themeColor="text2"/>
          <w:sz w:val="18"/>
          <w:rPrChange w:id="2145" w:author="melan_000" w:date="2014-11-18T23:07:00Z">
            <w:rPr/>
          </w:rPrChange>
        </w:rPr>
        <w:pPrChange w:id="2146" w:author="melan_000" w:date="2014-11-18T23:07:00Z">
          <w:pPr/>
        </w:pPrChange>
      </w:pPr>
      <w:bookmarkStart w:id="2147" w:name="_Ref404118613"/>
      <w:ins w:id="2148" w:author="melan_000" w:date="2014-11-18T23:07:00Z">
        <w:r w:rsidRPr="00EF1F26">
          <w:rPr>
            <w:szCs w:val="22"/>
          </w:rPr>
          <w:t xml:space="preserve">Figure </w:t>
        </w:r>
      </w:ins>
      <w:ins w:id="2149"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150"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151" w:author="melan_000" w:date="2014-11-20T01:41:00Z">
        <w:r w:rsidR="00113A04">
          <w:rPr>
            <w:noProof/>
            <w:szCs w:val="22"/>
          </w:rPr>
          <w:t>8</w:t>
        </w:r>
      </w:ins>
      <w:ins w:id="2152" w:author="melan_000" w:date="2014-11-19T00:07:00Z">
        <w:r w:rsidR="00B72989">
          <w:rPr>
            <w:szCs w:val="22"/>
          </w:rPr>
          <w:fldChar w:fldCharType="end"/>
        </w:r>
      </w:ins>
      <w:bookmarkEnd w:id="2147"/>
      <w:ins w:id="2153" w:author="melan_000" w:date="2014-11-18T23:07:00Z">
        <w:r w:rsidRPr="00EF1F26">
          <w:rPr>
            <w:szCs w:val="22"/>
          </w:rPr>
          <w:t>: AXI address range of the AXI peripheral, inside “</w:t>
        </w:r>
        <w:proofErr w:type="spellStart"/>
        <w:r w:rsidRPr="00EF1F26">
          <w:rPr>
            <w:szCs w:val="22"/>
          </w:rPr>
          <w:t>xparameters.h</w:t>
        </w:r>
        <w:proofErr w:type="spellEnd"/>
        <w:r w:rsidRPr="00EF1F26">
          <w:rPr>
            <w:szCs w:val="22"/>
          </w:rPr>
          <w:t>”</w:t>
        </w:r>
      </w:ins>
    </w:p>
    <w:p w:rsidR="00A228CB" w:rsidRPr="00A228CB" w:rsidDel="00EF1F26" w:rsidRDefault="00A228CB" w:rsidP="00A228CB">
      <w:pPr>
        <w:jc w:val="center"/>
        <w:rPr>
          <w:del w:id="2154" w:author="melan_000" w:date="2014-11-18T23:07:00Z"/>
          <w:i/>
        </w:rPr>
      </w:pPr>
      <w:del w:id="2155" w:author="melan_000" w:date="2014-11-18T23:07:00Z">
        <w:r w:rsidRPr="00A228CB" w:rsidDel="00EF1F26">
          <w:rPr>
            <w:i/>
          </w:rPr>
          <w:delText>Figure 5.8: AXI address range of the AXI peripheral</w:delText>
        </w:r>
        <w:r w:rsidDel="00EF1F26">
          <w:rPr>
            <w:i/>
          </w:rPr>
          <w:delText>, inside “xparameters.h”</w:delText>
        </w:r>
      </w:del>
    </w:p>
    <w:p w:rsidR="0015291C" w:rsidRDefault="00206880">
      <w:r>
        <w:t>Once you’ve verified this, go back to “</w:t>
      </w:r>
      <w:proofErr w:type="spellStart"/>
      <w:r>
        <w:rPr>
          <w:b/>
        </w:rPr>
        <w:t>helloworld.c</w:t>
      </w:r>
      <w:proofErr w:type="spellEnd"/>
      <w:r>
        <w:t xml:space="preserve">” and </w:t>
      </w:r>
      <w:r w:rsidR="00E31BF3">
        <w:t xml:space="preserve">add the code shown in </w:t>
      </w:r>
      <w:ins w:id="2156" w:author="melan_000" w:date="2014-11-19T00:01:00Z">
        <w:r w:rsidR="00853055">
          <w:fldChar w:fldCharType="begin"/>
        </w:r>
        <w:r w:rsidR="00853055">
          <w:instrText xml:space="preserve"> REF _Ref404118627 \h </w:instrText>
        </w:r>
      </w:ins>
      <w:r w:rsidR="00853055">
        <w:fldChar w:fldCharType="separate"/>
      </w:r>
      <w:ins w:id="2157" w:author="melan_000" w:date="2014-11-20T01:41:00Z">
        <w:r w:rsidR="00113A04" w:rsidRPr="00EF1F26">
          <w:t xml:space="preserve">Figure </w:t>
        </w:r>
        <w:r w:rsidR="00113A04">
          <w:rPr>
            <w:noProof/>
          </w:rPr>
          <w:t>5</w:t>
        </w:r>
        <w:r w:rsidR="00113A04">
          <w:noBreakHyphen/>
        </w:r>
        <w:r w:rsidR="00113A04">
          <w:rPr>
            <w:noProof/>
          </w:rPr>
          <w:t>9</w:t>
        </w:r>
      </w:ins>
      <w:ins w:id="2158" w:author="melan_000" w:date="2014-11-19T00:01:00Z">
        <w:r w:rsidR="00853055">
          <w:fldChar w:fldCharType="end"/>
        </w:r>
      </w:ins>
      <w:del w:id="2159" w:author="melan_000" w:date="2014-11-19T00:01:00Z">
        <w:r w:rsidR="00E31BF3" w:rsidDel="00853055">
          <w:delText>Figure 5.9</w:delText>
        </w:r>
      </w:del>
      <w:r>
        <w:t xml:space="preserve"> below. This code writes 4 values and reads 4 values back from the IP. The expected output should be “Values read = 00000002, 00000001, 00000003, 00000004” if you followed the steps in </w:t>
      </w:r>
      <w:r w:rsidR="0097307C">
        <w:t xml:space="preserve">Section </w:t>
      </w:r>
      <w:ins w:id="2160" w:author="melan_000" w:date="2014-11-18T21:49:00Z">
        <w:r w:rsidR="00AA247C">
          <w:fldChar w:fldCharType="begin"/>
        </w:r>
        <w:r w:rsidR="00AA247C">
          <w:instrText xml:space="preserve"> REF _Ref404110688 \r \h </w:instrText>
        </w:r>
      </w:ins>
      <w:r w:rsidR="00AA247C">
        <w:fldChar w:fldCharType="separate"/>
      </w:r>
      <w:ins w:id="2161" w:author="melan_000" w:date="2014-11-20T01:41:00Z">
        <w:r w:rsidR="00113A04">
          <w:t>4.b</w:t>
        </w:r>
      </w:ins>
      <w:ins w:id="2162" w:author="melan_000" w:date="2014-11-18T21:49:00Z">
        <w:r w:rsidR="00AA247C">
          <w:fldChar w:fldCharType="end"/>
        </w:r>
      </w:ins>
      <w:del w:id="2163" w:author="melan_000" w:date="2014-11-18T21:49:00Z">
        <w:r w:rsidR="0097307C" w:rsidDel="00AA247C">
          <w:delText>4.b</w:delText>
        </w:r>
      </w:del>
      <w:r w:rsidR="0097307C">
        <w:t xml:space="preserve"> of </w:t>
      </w:r>
      <w:r>
        <w:t>this lab correctly.</w:t>
      </w:r>
    </w:p>
    <w:p w:rsidR="00EF1F26" w:rsidRDefault="00206880">
      <w:pPr>
        <w:keepNext/>
        <w:jc w:val="center"/>
        <w:rPr>
          <w:ins w:id="2164" w:author="melan_000" w:date="2014-11-18T23:08:00Z"/>
        </w:rPr>
        <w:pPrChange w:id="2165" w:author="melan_000" w:date="2014-11-18T23:08:00Z">
          <w:pPr/>
        </w:pPrChange>
      </w:pPr>
      <w:r>
        <w:rPr>
          <w:noProof/>
          <w:lang w:eastAsia="en-AU"/>
        </w:rPr>
        <w:drawing>
          <wp:inline distT="0" distB="0" distL="0" distR="0" wp14:anchorId="2E91C8A6" wp14:editId="29CB4320">
            <wp:extent cx="5248275" cy="3800475"/>
            <wp:effectExtent l="19050" t="19050" r="28575" b="28575"/>
            <wp:docPr id="35"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8275" cy="3800475"/>
                    </a:xfrm>
                    <a:prstGeom prst="rect">
                      <a:avLst/>
                    </a:prstGeom>
                    <a:noFill/>
                    <a:ln>
                      <a:solidFill>
                        <a:schemeClr val="tx1"/>
                      </a:solidFill>
                    </a:ln>
                  </pic:spPr>
                </pic:pic>
              </a:graphicData>
            </a:graphic>
          </wp:inline>
        </w:drawing>
      </w:r>
    </w:p>
    <w:p w:rsidR="0015291C" w:rsidRPr="00EF1F26" w:rsidRDefault="00EF1F26">
      <w:pPr>
        <w:pStyle w:val="Caption"/>
        <w:rPr>
          <w:color w:val="1F497D" w:themeColor="text2"/>
          <w:sz w:val="18"/>
          <w:rPrChange w:id="2166" w:author="melan_000" w:date="2014-11-18T23:09:00Z">
            <w:rPr/>
          </w:rPrChange>
        </w:rPr>
        <w:pPrChange w:id="2167" w:author="melan_000" w:date="2014-11-18T23:08:00Z">
          <w:pPr/>
        </w:pPrChange>
      </w:pPr>
      <w:bookmarkStart w:id="2168" w:name="_Ref404118627"/>
      <w:ins w:id="2169" w:author="melan_000" w:date="2014-11-18T23:08:00Z">
        <w:r w:rsidRPr="00EF1F26">
          <w:rPr>
            <w:szCs w:val="22"/>
          </w:rPr>
          <w:t xml:space="preserve">Figure </w:t>
        </w:r>
      </w:ins>
      <w:ins w:id="2170"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5</w:t>
      </w:r>
      <w:ins w:id="2171"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172" w:author="melan_000" w:date="2014-11-20T01:41:00Z">
        <w:r w:rsidR="00113A04">
          <w:rPr>
            <w:noProof/>
            <w:szCs w:val="22"/>
          </w:rPr>
          <w:t>9</w:t>
        </w:r>
      </w:ins>
      <w:ins w:id="2173" w:author="melan_000" w:date="2014-11-19T00:07:00Z">
        <w:r w:rsidR="00B72989">
          <w:rPr>
            <w:szCs w:val="22"/>
          </w:rPr>
          <w:fldChar w:fldCharType="end"/>
        </w:r>
      </w:ins>
      <w:bookmarkEnd w:id="2168"/>
      <w:ins w:id="2174" w:author="melan_000" w:date="2014-11-18T23:08:00Z">
        <w:r w:rsidRPr="00EF1F26">
          <w:rPr>
            <w:szCs w:val="22"/>
          </w:rPr>
          <w:t>: C code which is used to test our Custom IP</w:t>
        </w:r>
      </w:ins>
    </w:p>
    <w:p w:rsidR="00DF7513" w:rsidRPr="00A228CB" w:rsidDel="00EF1F26" w:rsidRDefault="00DF7513" w:rsidP="00DF7513">
      <w:pPr>
        <w:jc w:val="center"/>
        <w:rPr>
          <w:del w:id="2175" w:author="melan_000" w:date="2014-11-18T23:09:00Z"/>
          <w:i/>
        </w:rPr>
      </w:pPr>
      <w:del w:id="2176" w:author="melan_000" w:date="2014-11-18T23:09:00Z">
        <w:r w:rsidRPr="00A228CB" w:rsidDel="00EF1F26">
          <w:rPr>
            <w:i/>
          </w:rPr>
          <w:lastRenderedPageBreak/>
          <w:delText>Figure 5.</w:delText>
        </w:r>
        <w:r w:rsidDel="00EF1F26">
          <w:rPr>
            <w:i/>
          </w:rPr>
          <w:delText>9</w:delText>
        </w:r>
        <w:r w:rsidRPr="00A228CB" w:rsidDel="00EF1F26">
          <w:rPr>
            <w:i/>
          </w:rPr>
          <w:delText xml:space="preserve">: </w:delText>
        </w:r>
        <w:r w:rsidDel="00EF1F26">
          <w:rPr>
            <w:i/>
          </w:rPr>
          <w:delText>C code which is used to test our Custom IP</w:delText>
        </w:r>
      </w:del>
    </w:p>
    <w:p w:rsidR="0015291C" w:rsidRDefault="00206880">
      <w:r>
        <w:t xml:space="preserve">If you were to write to the address: XPAR_LAB0_IP_0_S00_AXI_BASEADDR + </w:t>
      </w:r>
      <w:ins w:id="2177" w:author="melan_000" w:date="2014-11-04T08:33:00Z">
        <w:r w:rsidR="00982FDB">
          <w:t>0x10</w:t>
        </w:r>
      </w:ins>
      <w:del w:id="2178" w:author="melan_000" w:date="2014-11-04T08:33:00Z">
        <w:r w:rsidDel="00982FDB">
          <w:delText>16</w:delText>
        </w:r>
      </w:del>
      <w:r>
        <w:t>, it would mimic the effect of writing to XPAR_LAB0_IP_0_S00_AXI_BASEADDR</w:t>
      </w:r>
      <w:ins w:id="2179" w:author="melan_000" w:date="2014-11-04T08:34:00Z">
        <w:r w:rsidR="00982FDB">
          <w:t xml:space="preserve"> + 0x0</w:t>
        </w:r>
      </w:ins>
      <w:r>
        <w:t xml:space="preserve">, since the </w:t>
      </w:r>
      <w:r w:rsidR="00D74BAF">
        <w:t>Slave</w:t>
      </w:r>
      <w:r>
        <w:t xml:space="preserve"> only sees </w:t>
      </w:r>
      <w:ins w:id="2180" w:author="melan_000" w:date="2014-11-04T08:34:00Z">
        <w:r w:rsidR="00982FDB">
          <w:t xml:space="preserve">the least significant </w:t>
        </w:r>
      </w:ins>
      <w:del w:id="2181" w:author="melan_000" w:date="2014-11-04T08:34:00Z">
        <w:r w:rsidDel="00982FDB">
          <w:delText xml:space="preserve">a </w:delText>
        </w:r>
      </w:del>
      <w:r>
        <w:t>4 bit</w:t>
      </w:r>
      <w:ins w:id="2182" w:author="melan_000" w:date="2014-11-04T08:34:00Z">
        <w:r w:rsidR="00982FDB">
          <w:t>s of the</w:t>
        </w:r>
      </w:ins>
      <w:r>
        <w:t xml:space="preserve"> address</w:t>
      </w:r>
      <w:del w:id="2183" w:author="melan_000" w:date="2014-11-04T08:35:00Z">
        <w:r w:rsidDel="00982FDB">
          <w:delText xml:space="preserve"> and 0x43C00000 =&gt; (0b0000) and 0x43C00010 =&gt; (0b0000) while S00_AXI_BASEADDR + 20 = 0x43C00014 =&gt; (0b0100), and so on</w:delText>
        </w:r>
      </w:del>
      <w:r>
        <w:t>.</w:t>
      </w:r>
    </w:p>
    <w:p w:rsidR="00E33491" w:rsidRDefault="00E33491">
      <w:pPr>
        <w:rPr>
          <w:ins w:id="2184" w:author="melan_000" w:date="2014-11-04T08:47:00Z"/>
        </w:rPr>
      </w:pPr>
      <w:ins w:id="2185" w:author="melan_000" w:date="2014-11-04T08:45:00Z">
        <w:r>
          <w:t>T</w:t>
        </w:r>
      </w:ins>
      <w:del w:id="2186" w:author="melan_000" w:date="2014-11-04T08:45:00Z">
        <w:r w:rsidR="00206880" w:rsidDel="00E33491">
          <w:delText>Also note that t</w:delText>
        </w:r>
      </w:del>
      <w:r w:rsidR="00206880">
        <w:t xml:space="preserve">he </w:t>
      </w:r>
      <w:proofErr w:type="spellStart"/>
      <w:r w:rsidR="00206880">
        <w:t>xil_io.h</w:t>
      </w:r>
      <w:proofErr w:type="spellEnd"/>
      <w:r w:rsidR="00206880">
        <w:t xml:space="preserve"> file contains </w:t>
      </w:r>
      <w:del w:id="2187" w:author="melan_000" w:date="2014-11-04T08:46:00Z">
        <w:r w:rsidR="00206880" w:rsidDel="00E33491">
          <w:delText xml:space="preserve">references </w:delText>
        </w:r>
      </w:del>
      <w:ins w:id="2188" w:author="melan_000" w:date="2014-11-04T08:46:00Z">
        <w:r>
          <w:t xml:space="preserve">definitions </w:t>
        </w:r>
      </w:ins>
      <w:del w:id="2189" w:author="melan_000" w:date="2014-11-04T08:46:00Z">
        <w:r w:rsidR="00206880" w:rsidDel="00E33491">
          <w:delText>to</w:delText>
        </w:r>
      </w:del>
      <w:ins w:id="2190" w:author="melan_000" w:date="2014-11-04T08:46:00Z">
        <w:r>
          <w:t>for</w:t>
        </w:r>
      </w:ins>
      <w:ins w:id="2191" w:author="melan_000" w:date="2014-11-04T08:45:00Z">
        <w:r>
          <w:t xml:space="preserve"> IO</w:t>
        </w:r>
      </w:ins>
      <w:r w:rsidR="00206880">
        <w:t xml:space="preserve"> functions </w:t>
      </w:r>
      <w:ins w:id="2192" w:author="melan_000" w:date="2014-11-04T08:46:00Z">
        <w:r>
          <w:t xml:space="preserve">of various widths </w:t>
        </w:r>
      </w:ins>
      <w:del w:id="2193" w:author="melan_000" w:date="2014-11-04T08:56:00Z">
        <w:r w:rsidR="00206880" w:rsidDel="0035505D">
          <w:delText xml:space="preserve">like </w:delText>
        </w:r>
      </w:del>
      <w:ins w:id="2194" w:author="melan_000" w:date="2014-11-04T08:56:00Z">
        <w:r w:rsidR="0035505D">
          <w:t xml:space="preserve">such as </w:t>
        </w:r>
      </w:ins>
      <w:r w:rsidR="00206880">
        <w:t>Xil_in8, Xil_out16</w:t>
      </w:r>
      <w:del w:id="2195" w:author="melan_000" w:date="2014-11-04T08:56:00Z">
        <w:r w:rsidR="00206880" w:rsidDel="0035505D">
          <w:delText xml:space="preserve"> etc</w:delText>
        </w:r>
      </w:del>
      <w:r w:rsidR="00206880">
        <w:t xml:space="preserve">. </w:t>
      </w:r>
      <w:ins w:id="2196" w:author="melan_000" w:date="2014-11-04T08:42:00Z">
        <w:r w:rsidR="00982FDB">
          <w:t>Y</w:t>
        </w:r>
      </w:ins>
      <w:del w:id="2197" w:author="melan_000" w:date="2014-11-04T08:42:00Z">
        <w:r w:rsidR="00206880" w:rsidDel="00982FDB">
          <w:delText>y</w:delText>
        </w:r>
      </w:del>
      <w:r w:rsidR="00206880">
        <w:t xml:space="preserve">ou may have considered using </w:t>
      </w:r>
      <w:del w:id="2198" w:author="melan_000" w:date="2014-11-04T08:42:00Z">
        <w:r w:rsidR="00206880" w:rsidDel="00982FDB">
          <w:delText xml:space="preserve">the </w:delText>
        </w:r>
      </w:del>
      <w:del w:id="2199" w:author="melan_000" w:date="2014-11-04T08:37:00Z">
        <w:r w:rsidR="00206880" w:rsidDel="00982FDB">
          <w:delText xml:space="preserve">following </w:delText>
        </w:r>
      </w:del>
      <w:ins w:id="2200" w:author="melan_000" w:date="2014-11-04T08:37:00Z">
        <w:r w:rsidR="00982FDB">
          <w:t xml:space="preserve">these </w:t>
        </w:r>
      </w:ins>
      <w:r w:rsidR="00206880">
        <w:t>functions given that we are reading</w:t>
      </w:r>
      <w:ins w:id="2201" w:author="melan_000" w:date="2014-11-04T08:37:00Z">
        <w:r w:rsidR="00982FDB">
          <w:t xml:space="preserve"> and</w:t>
        </w:r>
      </w:ins>
      <w:del w:id="2202" w:author="melan_000" w:date="2014-11-04T08:37:00Z">
        <w:r w:rsidR="00206880" w:rsidDel="00982FDB">
          <w:delText>/</w:delText>
        </w:r>
      </w:del>
      <w:ins w:id="2203" w:author="melan_000" w:date="2014-11-04T08:37:00Z">
        <w:r w:rsidR="00982FDB">
          <w:t xml:space="preserve"> </w:t>
        </w:r>
      </w:ins>
      <w:r w:rsidR="00206880">
        <w:t xml:space="preserve">writing such small data sizes. </w:t>
      </w:r>
      <w:ins w:id="2204" w:author="melan_000" w:date="2014-11-04T08:38:00Z">
        <w:r w:rsidR="00982FDB">
          <w:t xml:space="preserve">A problem with this approach </w:t>
        </w:r>
      </w:ins>
      <w:ins w:id="2205" w:author="melan_000" w:date="2014-11-04T08:41:00Z">
        <w:r w:rsidR="00982FDB">
          <w:t>lies in our AXI bus abstraction layer</w:t>
        </w:r>
      </w:ins>
      <w:ins w:id="2206" w:author="melan_000" w:date="2014-11-04T08:43:00Z">
        <w:r w:rsidR="00982FDB">
          <w:t xml:space="preserve"> where we have chosen not to expose the signals required for detecting these </w:t>
        </w:r>
        <w:r>
          <w:t>access</w:t>
        </w:r>
      </w:ins>
      <w:ins w:id="2207" w:author="melan_000" w:date="2014-11-04T08:47:00Z">
        <w:r>
          <w:t xml:space="preserve"> widths</w:t>
        </w:r>
      </w:ins>
      <w:ins w:id="2208" w:author="melan_000" w:date="2014-11-04T08:41:00Z">
        <w:r w:rsidR="00982FDB">
          <w:t>.</w:t>
        </w:r>
      </w:ins>
      <w:del w:id="2209" w:author="melan_000" w:date="2014-11-04T08:38:00Z">
        <w:r w:rsidR="00206880" w:rsidDel="00982FDB">
          <w:delText>However when using these functions the</w:delText>
        </w:r>
      </w:del>
      <w:del w:id="2210" w:author="melan_000" w:date="2014-11-04T08:44:00Z">
        <w:r w:rsidR="00206880" w:rsidDel="00982FDB">
          <w:delText xml:space="preserve"> data may be stored at the MSB</w:delText>
        </w:r>
      </w:del>
      <w:del w:id="2211" w:author="melan_000" w:date="2014-11-04T08:37:00Z">
        <w:r w:rsidR="00206880" w:rsidDel="00982FDB">
          <w:delText xml:space="preserve"> segment</w:delText>
        </w:r>
      </w:del>
      <w:del w:id="2212" w:author="melan_000" w:date="2014-11-04T08:44:00Z">
        <w:r w:rsidR="00206880" w:rsidDel="00982FDB">
          <w:delText xml:space="preserve"> of the data bus (similarly for reads) which will cause misinterpretation by our IP, therefore it is recommended that you self-manage this by always using the in32/out32 such that the performance remains consistent.</w:delText>
        </w:r>
      </w:del>
      <w:r w:rsidR="00206880">
        <w:t xml:space="preserve"> </w:t>
      </w:r>
      <w:ins w:id="2213" w:author="melan_000" w:date="2014-11-04T08:47:00Z">
        <w:r>
          <w:t>It is common to find that AXI devices will only support 32</w:t>
        </w:r>
      </w:ins>
      <w:ins w:id="2214" w:author="melan_000" w:date="2014-11-04T08:49:00Z">
        <w:r>
          <w:t xml:space="preserve"> bit IO</w:t>
        </w:r>
      </w:ins>
      <w:ins w:id="2215" w:author="melan_000" w:date="2014-11-04T08:47:00Z">
        <w:r>
          <w:t>.</w:t>
        </w:r>
      </w:ins>
    </w:p>
    <w:p w:rsidR="0015291C" w:rsidDel="003A32FC" w:rsidRDefault="00E33491">
      <w:pPr>
        <w:rPr>
          <w:del w:id="2216" w:author="melan_000" w:date="2014-11-04T09:03:00Z"/>
        </w:rPr>
      </w:pPr>
      <w:ins w:id="2217" w:author="melan_000" w:date="2014-11-04T08:52:00Z">
        <w:r>
          <w:t>You will also find definitions for fixed size data types, such as u32 (unsigned 32 bit)</w:t>
        </w:r>
      </w:ins>
      <w:ins w:id="2218" w:author="melan_000" w:date="2014-11-04T08:54:00Z">
        <w:r>
          <w:t>,</w:t>
        </w:r>
      </w:ins>
      <w:ins w:id="2219" w:author="melan_000" w:date="2014-11-04T08:52:00Z">
        <w:r>
          <w:t xml:space="preserve"> within </w:t>
        </w:r>
        <w:proofErr w:type="spellStart"/>
        <w:r>
          <w:t>xil_io.h</w:t>
        </w:r>
        <w:proofErr w:type="spellEnd"/>
        <w:r>
          <w:t>.</w:t>
        </w:r>
      </w:ins>
      <w:ins w:id="2220" w:author="melan_000" w:date="2014-11-04T08:57:00Z">
        <w:r w:rsidR="0035505D">
          <w:t xml:space="preserve"> As you may already be aware, the size of an </w:t>
        </w:r>
        <w:proofErr w:type="spellStart"/>
        <w:r w:rsidR="0035505D">
          <w:rPr>
            <w:i/>
          </w:rPr>
          <w:t>int</w:t>
        </w:r>
        <w:proofErr w:type="spellEnd"/>
        <w:r w:rsidR="0035505D">
          <w:rPr>
            <w:i/>
          </w:rPr>
          <w:t xml:space="preserve"> </w:t>
        </w:r>
      </w:ins>
      <w:ins w:id="2221" w:author="melan_000" w:date="2014-11-04T08:58:00Z">
        <w:r w:rsidR="0035505D">
          <w:t>data type is not well defined</w:t>
        </w:r>
      </w:ins>
      <w:ins w:id="2222" w:author="melan_000" w:date="2014-11-04T09:02:00Z">
        <w:r w:rsidR="004D191C">
          <w:t xml:space="preserve">. For this reason, </w:t>
        </w:r>
      </w:ins>
      <w:ins w:id="2223" w:author="melan_000" w:date="2014-11-04T08:59:00Z">
        <w:r w:rsidR="0035505D">
          <w:t xml:space="preserve">it is good practice to use fixed size data types when accessing </w:t>
        </w:r>
      </w:ins>
      <w:ins w:id="2224" w:author="melan_000" w:date="2014-11-04T09:01:00Z">
        <w:r w:rsidR="0035505D">
          <w:t xml:space="preserve">fixed size </w:t>
        </w:r>
      </w:ins>
      <w:ins w:id="2225" w:author="melan_000" w:date="2014-11-04T08:59:00Z">
        <w:r w:rsidR="0035505D">
          <w:t>peripheral registers</w:t>
        </w:r>
      </w:ins>
      <w:ins w:id="2226" w:author="melan_000" w:date="2014-11-04T08:58:00Z">
        <w:r w:rsidR="0035505D">
          <w:t>.</w:t>
        </w:r>
      </w:ins>
      <w:del w:id="2227" w:author="melan_000" w:date="2014-11-04T09:01:00Z">
        <w:r w:rsidR="00206880" w:rsidDel="0035505D">
          <w:delText>Similarly</w:delText>
        </w:r>
        <w:r w:rsidR="00854365" w:rsidDel="0035505D">
          <w:delText>,</w:delText>
        </w:r>
        <w:r w:rsidR="00206880" w:rsidDel="0035505D">
          <w:delText xml:space="preserve"> note the use the u32 data type when dealing</w:delText>
        </w:r>
        <w:r w:rsidR="00854365" w:rsidDel="0035505D">
          <w:delText xml:space="preserve"> with the read/write across AXI.</w:delText>
        </w:r>
        <w:r w:rsidR="00206880" w:rsidDel="0035505D">
          <w:delText xml:space="preserve"> </w:delText>
        </w:r>
        <w:r w:rsidR="00854365" w:rsidDel="0035505D">
          <w:delText>O</w:delText>
        </w:r>
        <w:r w:rsidR="00206880" w:rsidDel="0035505D">
          <w:delText>f course you may cast these numbers to whatever you like after the read</w:delText>
        </w:r>
        <w:r w:rsidR="00854365" w:rsidDel="0035505D">
          <w:delText>.</w:delText>
        </w:r>
        <w:r w:rsidR="00206880" w:rsidDel="0035505D">
          <w:delText xml:space="preserve"> </w:delText>
        </w:r>
        <w:r w:rsidR="00854365" w:rsidDel="0035505D">
          <w:delText>H</w:delText>
        </w:r>
        <w:r w:rsidR="00206880" w:rsidDel="0035505D">
          <w:delText>owever prior to the operation it is best to use these exact</w:delText>
        </w:r>
        <w:r w:rsidR="00884426" w:rsidDel="0035505D">
          <w:delText>ly</w:delText>
        </w:r>
        <w:r w:rsidR="00206880" w:rsidDel="0035505D">
          <w:delText xml:space="preserve"> size</w:delText>
        </w:r>
        <w:r w:rsidR="00884426" w:rsidDel="0035505D">
          <w:delText>d</w:delText>
        </w:r>
        <w:r w:rsidR="00206880" w:rsidDel="0035505D">
          <w:delText xml:space="preserve"> data types such that </w:delText>
        </w:r>
        <w:r w:rsidR="00884426" w:rsidDel="0035505D">
          <w:delText>any ambiguously sized data types</w:delText>
        </w:r>
        <w:r w:rsidR="00206880" w:rsidDel="0035505D">
          <w:delText xml:space="preserve"> do not cause </w:delText>
        </w:r>
        <w:r w:rsidR="00884426" w:rsidDel="0035505D">
          <w:delText>unexpected behaviour.</w:delText>
        </w:r>
      </w:del>
    </w:p>
    <w:p w:rsidR="0015291C" w:rsidRDefault="00206880">
      <w:r>
        <w:br w:type="page"/>
      </w:r>
    </w:p>
    <w:p w:rsidR="0015291C" w:rsidRDefault="00A37305" w:rsidP="00D673F4">
      <w:pPr>
        <w:pStyle w:val="Heading1"/>
      </w:pPr>
      <w:bookmarkStart w:id="2228" w:name="_Toc394870211"/>
      <w:bookmarkStart w:id="2229" w:name="_Ref404110399"/>
      <w:bookmarkStart w:id="2230" w:name="_Ref404110420"/>
      <w:bookmarkStart w:id="2231" w:name="_Ref404110564"/>
      <w:bookmarkStart w:id="2232" w:name="_Ref404110646"/>
      <w:bookmarkStart w:id="2233" w:name="_Toc404211015"/>
      <w:bookmarkEnd w:id="2228"/>
      <w:ins w:id="2234" w:author="melan_000" w:date="2014-11-18T21:43:00Z">
        <w:r>
          <w:lastRenderedPageBreak/>
          <w:t>I</w:t>
        </w:r>
      </w:ins>
      <w:del w:id="2235" w:author="melan_000" w:date="2014-11-18T21:27:00Z">
        <w:r w:rsidR="00D673F4" w:rsidDel="00411C9F">
          <w:delText>6</w:delText>
        </w:r>
        <w:r w:rsidR="00D673F4" w:rsidDel="00411C9F">
          <w:tab/>
        </w:r>
      </w:del>
      <w:del w:id="2236" w:author="melan_000" w:date="2014-11-18T21:43:00Z">
        <w:r w:rsidR="00206880" w:rsidDel="00A37305">
          <w:delText>I</w:delText>
        </w:r>
      </w:del>
      <w:r w:rsidR="00206880">
        <w:t>mplementation Exercises</w:t>
      </w:r>
      <w:bookmarkEnd w:id="2229"/>
      <w:bookmarkEnd w:id="2230"/>
      <w:bookmarkEnd w:id="2231"/>
      <w:bookmarkEnd w:id="2232"/>
      <w:bookmarkEnd w:id="2233"/>
    </w:p>
    <w:p w:rsidR="0015291C" w:rsidRDefault="000F7542">
      <w:ins w:id="2237" w:author="melan_000" w:date="2014-11-10T08:18:00Z">
        <w:r>
          <w:t xml:space="preserve">By now, </w:t>
        </w:r>
      </w:ins>
      <w:del w:id="2238" w:author="melan_000" w:date="2014-11-10T08:18:00Z">
        <w:r w:rsidR="00206880" w:rsidDel="000F7542">
          <w:delText xml:space="preserve">Now that </w:delText>
        </w:r>
      </w:del>
      <w:r w:rsidR="00206880">
        <w:t xml:space="preserve">you </w:t>
      </w:r>
      <w:ins w:id="2239" w:author="melan_000" w:date="2014-11-10T08:18:00Z">
        <w:r>
          <w:t>should be familiar</w:t>
        </w:r>
      </w:ins>
      <w:del w:id="2240" w:author="melan_000" w:date="2014-11-10T08:18:00Z">
        <w:r w:rsidR="00FA2F5F" w:rsidDel="000F7542">
          <w:delText>have gathered an overview of</w:delText>
        </w:r>
      </w:del>
      <w:ins w:id="2241" w:author="melan_000" w:date="2014-11-10T08:18:00Z">
        <w:r>
          <w:t xml:space="preserve"> with</w:t>
        </w:r>
      </w:ins>
      <w:r w:rsidR="00FA2F5F">
        <w:t xml:space="preserve"> </w:t>
      </w:r>
      <w:r w:rsidR="00206880">
        <w:t xml:space="preserve">the process of modifying </w:t>
      </w:r>
      <w:del w:id="2242" w:author="melan_000" w:date="2014-11-10T08:20:00Z">
        <w:r w:rsidR="00206880" w:rsidDel="000F7542">
          <w:delText xml:space="preserve">the </w:delText>
        </w:r>
      </w:del>
      <w:ins w:id="2243" w:author="melan_000" w:date="2014-11-10T08:20:00Z">
        <w:r>
          <w:t xml:space="preserve">a </w:t>
        </w:r>
      </w:ins>
      <w:r w:rsidR="00907C2C">
        <w:t>Custom</w:t>
      </w:r>
      <w:r w:rsidR="00206880">
        <w:t xml:space="preserve"> IP component, repackaging the IP and </w:t>
      </w:r>
      <w:del w:id="2244" w:author="melan_000" w:date="2014-11-10T08:29:00Z">
        <w:r w:rsidR="00206880" w:rsidDel="00A1152B">
          <w:delText xml:space="preserve">then </w:delText>
        </w:r>
      </w:del>
      <w:r w:rsidR="00206880">
        <w:t xml:space="preserve">integrating it back into your </w:t>
      </w:r>
      <w:r w:rsidR="004A60BC">
        <w:t>high-level</w:t>
      </w:r>
      <w:r w:rsidR="00206880">
        <w:t xml:space="preserve"> design</w:t>
      </w:r>
      <w:del w:id="2245" w:author="melan_000" w:date="2014-11-10T08:18:00Z">
        <w:r w:rsidR="00206880" w:rsidDel="000F7542">
          <w:delText xml:space="preserve">, </w:delText>
        </w:r>
      </w:del>
      <w:ins w:id="2246" w:author="melan_000" w:date="2014-11-10T08:18:00Z">
        <w:r>
          <w:t xml:space="preserve">. </w:t>
        </w:r>
      </w:ins>
      <w:del w:id="2247" w:author="melan_000" w:date="2014-11-10T08:18:00Z">
        <w:r w:rsidR="00206880" w:rsidDel="000F7542">
          <w:delText>what remains is to</w:delText>
        </w:r>
      </w:del>
      <w:ins w:id="2248" w:author="melan_000" w:date="2014-11-10T08:18:00Z">
        <w:r>
          <w:t>In this section, we will</w:t>
        </w:r>
      </w:ins>
      <w:r w:rsidR="00206880">
        <w:t xml:space="preserve"> </w:t>
      </w:r>
      <w:ins w:id="2249" w:author="melan_000" w:date="2014-11-10T08:20:00Z">
        <w:r>
          <w:t>extend the custom IP</w:t>
        </w:r>
      </w:ins>
      <w:ins w:id="2250" w:author="melan_000" w:date="2014-11-10T08:21:00Z">
        <w:r>
          <w:t xml:space="preserve"> design to </w:t>
        </w:r>
      </w:ins>
      <w:ins w:id="2251" w:author="melan_000" w:date="2014-11-10T08:22:00Z">
        <w:r>
          <w:t>produce a useful AXI peripheral</w:t>
        </w:r>
      </w:ins>
      <w:del w:id="2252" w:author="melan_000" w:date="2014-11-10T08:21:00Z">
        <w:r w:rsidR="00FA2F5F" w:rsidDel="000F7542">
          <w:delText xml:space="preserve">develop </w:delText>
        </w:r>
      </w:del>
      <w:del w:id="2253" w:author="melan_000" w:date="2014-11-10T08:22:00Z">
        <w:r w:rsidR="00206880" w:rsidDel="000F7542">
          <w:delText>some more useful implementations on the hardware side</w:delText>
        </w:r>
      </w:del>
      <w:r w:rsidR="00206880">
        <w:t xml:space="preserve">. </w:t>
      </w:r>
      <w:ins w:id="2254" w:author="melan_000" w:date="2014-11-10T08:23:00Z">
        <w:r w:rsidR="00D64606">
          <w:t xml:space="preserve">The peripheral </w:t>
        </w:r>
      </w:ins>
      <w:ins w:id="2255" w:author="melan_000" w:date="2014-11-10T08:27:00Z">
        <w:r w:rsidR="004A7F4A">
          <w:t>will be</w:t>
        </w:r>
      </w:ins>
      <w:ins w:id="2256" w:author="melan_000" w:date="2014-11-10T08:23:00Z">
        <w:r w:rsidR="00D64606">
          <w:t xml:space="preserve"> split into 4 functions; a timer, a FIFO</w:t>
        </w:r>
        <w:r w:rsidR="00451B86">
          <w:t xml:space="preserve">, a GPIO controller and </w:t>
        </w:r>
      </w:ins>
      <w:ins w:id="2257" w:author="melan_000" w:date="2014-11-10T08:26:00Z">
        <w:r w:rsidR="004A7F4A">
          <w:t xml:space="preserve">CPU accessible </w:t>
        </w:r>
      </w:ins>
      <w:ins w:id="2258" w:author="melan_000" w:date="2014-11-10T08:25:00Z">
        <w:r w:rsidR="004A7F4A">
          <w:t>BRAM</w:t>
        </w:r>
      </w:ins>
      <w:ins w:id="2259" w:author="melan_000" w:date="2014-11-10T08:23:00Z">
        <w:r w:rsidR="00451B86">
          <w:t xml:space="preserve">. </w:t>
        </w:r>
      </w:ins>
      <w:r w:rsidR="00206880">
        <w:t xml:space="preserve">All exercises are intended to be implemented in the </w:t>
      </w:r>
      <w:r w:rsidR="00280DA5">
        <w:t>T</w:t>
      </w:r>
      <w:r w:rsidR="00206880">
        <w:t xml:space="preserve">oplevel file of the </w:t>
      </w:r>
      <w:r w:rsidR="00907C2C">
        <w:t>Custom</w:t>
      </w:r>
      <w:r w:rsidR="00206880">
        <w:t xml:space="preserve"> IP. The </w:t>
      </w:r>
      <w:r w:rsidR="00FA2F5F">
        <w:t xml:space="preserve">AXI </w:t>
      </w:r>
      <w:ins w:id="2260" w:author="melan_000" w:date="2014-11-10T08:19:00Z">
        <w:r>
          <w:t>register layout</w:t>
        </w:r>
      </w:ins>
      <w:del w:id="2261" w:author="melan_000" w:date="2014-11-10T08:20:00Z">
        <w:r w:rsidR="00206880" w:rsidDel="000F7542">
          <w:delText>protocol</w:delText>
        </w:r>
      </w:del>
      <w:r w:rsidR="00206880">
        <w:t xml:space="preserve"> for this lab is shown </w:t>
      </w:r>
      <w:r w:rsidR="00280DA5">
        <w:t xml:space="preserve">in </w:t>
      </w:r>
      <w:ins w:id="2262" w:author="melan_000" w:date="2014-11-19T00:02:00Z">
        <w:r w:rsidR="00853055">
          <w:fldChar w:fldCharType="begin"/>
        </w:r>
        <w:r w:rsidR="00853055">
          <w:instrText xml:space="preserve"> REF _Ref404118657 \h </w:instrText>
        </w:r>
      </w:ins>
      <w:r w:rsidR="00853055">
        <w:fldChar w:fldCharType="separate"/>
      </w:r>
      <w:ins w:id="2263" w:author="melan_000" w:date="2014-11-20T01:41:00Z">
        <w:r w:rsidR="00113A04" w:rsidRPr="00EF1F26">
          <w:t xml:space="preserve">Figure </w:t>
        </w:r>
        <w:r w:rsidR="00113A04">
          <w:rPr>
            <w:noProof/>
          </w:rPr>
          <w:t>6</w:t>
        </w:r>
        <w:r w:rsidR="00113A04">
          <w:noBreakHyphen/>
        </w:r>
        <w:r w:rsidR="00113A04">
          <w:rPr>
            <w:noProof/>
          </w:rPr>
          <w:t>1</w:t>
        </w:r>
      </w:ins>
      <w:ins w:id="2264" w:author="melan_000" w:date="2014-11-19T00:02:00Z">
        <w:r w:rsidR="00853055">
          <w:fldChar w:fldCharType="end"/>
        </w:r>
      </w:ins>
      <w:del w:id="2265" w:author="melan_000" w:date="2014-11-19T00:02:00Z">
        <w:r w:rsidR="00280DA5" w:rsidDel="00853055">
          <w:delText>Figure 6.1</w:delText>
        </w:r>
      </w:del>
      <w:r w:rsidR="00280DA5">
        <w:t>.</w:t>
      </w:r>
    </w:p>
    <w:p w:rsidR="00EF1F26" w:rsidRDefault="00206880">
      <w:pPr>
        <w:keepNext/>
        <w:jc w:val="center"/>
        <w:rPr>
          <w:ins w:id="2266" w:author="melan_000" w:date="2014-11-18T23:09:00Z"/>
        </w:rPr>
        <w:pPrChange w:id="2267" w:author="melan_000" w:date="2014-11-18T23:09:00Z">
          <w:pPr>
            <w:jc w:val="center"/>
          </w:pPr>
        </w:pPrChange>
      </w:pPr>
      <w:r>
        <w:object w:dxaOrig="6810" w:dyaOrig="5190">
          <v:shape id="_x0000_i1026" type="#_x0000_t75" style="width:341pt;height:260.15pt" o:ole="">
            <v:imagedata r:id="rId39" o:title=""/>
          </v:shape>
          <o:OLEObject Type="Embed" ProgID="Visio.Drawing.15" ShapeID="_x0000_i1026" DrawAspect="Content" ObjectID="_1478471067" r:id="rId40"/>
        </w:object>
      </w:r>
    </w:p>
    <w:p w:rsidR="0015291C" w:rsidRPr="00EF1F26" w:rsidRDefault="00EF1F26">
      <w:pPr>
        <w:pStyle w:val="Caption"/>
        <w:rPr>
          <w:color w:val="1F497D" w:themeColor="text2"/>
          <w:sz w:val="18"/>
          <w:rPrChange w:id="2268" w:author="melan_000" w:date="2014-11-18T23:09:00Z">
            <w:rPr/>
          </w:rPrChange>
        </w:rPr>
        <w:pPrChange w:id="2269" w:author="melan_000" w:date="2014-11-18T23:09:00Z">
          <w:pPr>
            <w:jc w:val="center"/>
          </w:pPr>
        </w:pPrChange>
      </w:pPr>
      <w:bookmarkStart w:id="2270" w:name="_Ref404118657"/>
      <w:ins w:id="2271" w:author="melan_000" w:date="2014-11-18T23:09:00Z">
        <w:r w:rsidRPr="00EF1F26">
          <w:rPr>
            <w:szCs w:val="22"/>
          </w:rPr>
          <w:t xml:space="preserve">Figure </w:t>
        </w:r>
      </w:ins>
      <w:ins w:id="2272" w:author="melan_000" w:date="2014-11-19T00:07:00Z">
        <w:r w:rsidR="00B72989">
          <w:rPr>
            <w:szCs w:val="22"/>
          </w:rPr>
          <w:fldChar w:fldCharType="begin"/>
        </w:r>
        <w:r w:rsidR="00B72989">
          <w:rPr>
            <w:szCs w:val="22"/>
          </w:rPr>
          <w:instrText xml:space="preserve"> STYLEREF 1 \s </w:instrText>
        </w:r>
      </w:ins>
      <w:r w:rsidR="00B72989">
        <w:rPr>
          <w:szCs w:val="22"/>
        </w:rPr>
        <w:fldChar w:fldCharType="separate"/>
      </w:r>
      <w:r w:rsidR="00113A04">
        <w:rPr>
          <w:noProof/>
          <w:szCs w:val="22"/>
        </w:rPr>
        <w:t>6</w:t>
      </w:r>
      <w:ins w:id="2273" w:author="melan_000" w:date="2014-11-19T00:07:00Z">
        <w:r w:rsidR="00B72989">
          <w:rPr>
            <w:szCs w:val="22"/>
          </w:rPr>
          <w:fldChar w:fldCharType="end"/>
        </w:r>
        <w:r w:rsidR="00B72989">
          <w:rPr>
            <w:szCs w:val="22"/>
          </w:rPr>
          <w:noBreakHyphen/>
        </w:r>
        <w:r w:rsidR="00B72989">
          <w:rPr>
            <w:szCs w:val="22"/>
          </w:rPr>
          <w:fldChar w:fldCharType="begin"/>
        </w:r>
        <w:r w:rsidR="00B72989">
          <w:rPr>
            <w:szCs w:val="22"/>
          </w:rPr>
          <w:instrText xml:space="preserve"> SEQ Figure \* ARABIC \s 1 </w:instrText>
        </w:r>
      </w:ins>
      <w:r w:rsidR="00B72989">
        <w:rPr>
          <w:szCs w:val="22"/>
        </w:rPr>
        <w:fldChar w:fldCharType="separate"/>
      </w:r>
      <w:ins w:id="2274" w:author="melan_000" w:date="2014-11-20T01:41:00Z">
        <w:r w:rsidR="00113A04">
          <w:rPr>
            <w:noProof/>
            <w:szCs w:val="22"/>
          </w:rPr>
          <w:t>1</w:t>
        </w:r>
      </w:ins>
      <w:ins w:id="2275" w:author="melan_000" w:date="2014-11-19T00:07:00Z">
        <w:r w:rsidR="00B72989">
          <w:rPr>
            <w:szCs w:val="22"/>
          </w:rPr>
          <w:fldChar w:fldCharType="end"/>
        </w:r>
      </w:ins>
      <w:bookmarkEnd w:id="2270"/>
      <w:ins w:id="2276" w:author="melan_000" w:date="2014-11-18T23:09:00Z">
        <w:r w:rsidRPr="00EF1F26">
          <w:rPr>
            <w:szCs w:val="22"/>
          </w:rPr>
          <w:t>: AXI Protocol for the Implementations to follow</w:t>
        </w:r>
      </w:ins>
    </w:p>
    <w:p w:rsidR="00280DA5" w:rsidRPr="00280DA5" w:rsidDel="00EF1F26" w:rsidRDefault="00280DA5">
      <w:pPr>
        <w:jc w:val="center"/>
        <w:rPr>
          <w:del w:id="2277" w:author="melan_000" w:date="2014-11-18T23:09:00Z"/>
          <w:i/>
        </w:rPr>
      </w:pPr>
      <w:del w:id="2278" w:author="melan_000" w:date="2014-11-18T23:09:00Z">
        <w:r w:rsidDel="00EF1F26">
          <w:rPr>
            <w:i/>
          </w:rPr>
          <w:delText>Figure 6.1: AXI Protocol for the Implementations to follow</w:delText>
        </w:r>
        <w:bookmarkStart w:id="2279" w:name="_Toc404151436"/>
        <w:bookmarkStart w:id="2280" w:name="_Toc404199729"/>
        <w:bookmarkStart w:id="2281" w:name="_Toc404210833"/>
        <w:bookmarkStart w:id="2282" w:name="_Toc404211016"/>
        <w:bookmarkEnd w:id="2279"/>
        <w:bookmarkEnd w:id="2280"/>
        <w:bookmarkEnd w:id="2281"/>
        <w:bookmarkEnd w:id="2282"/>
      </w:del>
    </w:p>
    <w:p w:rsidR="0015291C" w:rsidRDefault="00D673F4">
      <w:pPr>
        <w:pStyle w:val="Heading2"/>
      </w:pPr>
      <w:del w:id="2283" w:author="melan_000" w:date="2014-11-18T21:27:00Z">
        <w:r w:rsidDel="00411C9F">
          <w:delText>6</w:delText>
        </w:r>
        <w:r w:rsidR="00206880" w:rsidDel="00411C9F">
          <w:delText xml:space="preserve">.a </w:delText>
        </w:r>
      </w:del>
      <w:del w:id="2284" w:author="melan_000" w:date="2014-11-18T21:43:00Z">
        <w:r w:rsidR="00206880" w:rsidDel="00A37305">
          <w:delText>T</w:delText>
        </w:r>
      </w:del>
      <w:bookmarkStart w:id="2285" w:name="_Toc404211017"/>
      <w:ins w:id="2286" w:author="melan_000" w:date="2014-11-18T21:43:00Z">
        <w:r w:rsidR="00A37305">
          <w:t>T</w:t>
        </w:r>
      </w:ins>
      <w:r w:rsidR="00206880">
        <w:t>imer implementation</w:t>
      </w:r>
      <w:bookmarkEnd w:id="2285"/>
      <w:del w:id="2287" w:author="melan_000" w:date="2014-11-10T08:32:00Z">
        <w:r w:rsidR="00206880" w:rsidDel="00A1152B">
          <w:delText xml:space="preserve"> (32 bits)</w:delText>
        </w:r>
      </w:del>
    </w:p>
    <w:p w:rsidR="0015291C" w:rsidDel="00853098" w:rsidRDefault="00DA4924">
      <w:pPr>
        <w:rPr>
          <w:del w:id="2288" w:author="Shivam Garg" w:date="2014-11-26T01:08:00Z"/>
        </w:rPr>
      </w:pPr>
      <w:ins w:id="2289" w:author="melan_000" w:date="2014-11-19T23:58:00Z">
        <w:r>
          <w:t xml:space="preserve">The first task </w:t>
        </w:r>
        <w:proofErr w:type="gramStart"/>
        <w:r>
          <w:t>wi</w:t>
        </w:r>
      </w:ins>
      <w:proofErr w:type="gramEnd"/>
      <w:del w:id="2290" w:author="melan_000" w:date="2014-11-10T08:27:00Z">
        <w:r w:rsidR="00206880" w:rsidDel="004A7F4A">
          <w:delText>For the timer w</w:delText>
        </w:r>
      </w:del>
      <w:del w:id="2291" w:author="melan_000" w:date="2014-11-19T23:58:00Z">
        <w:r w:rsidR="00206880" w:rsidDel="00DA4924">
          <w:delText>e wil</w:delText>
        </w:r>
      </w:del>
      <w:ins w:id="2292" w:author="melan_000" w:date="2014-11-19T23:59:00Z">
        <w:r>
          <w:t>l</w:t>
        </w:r>
      </w:ins>
      <w:r w:rsidR="00206880">
        <w:t xml:space="preserve">l </w:t>
      </w:r>
      <w:ins w:id="2293" w:author="melan_000" w:date="2014-11-19T23:59:00Z">
        <w:r>
          <w:t xml:space="preserve">be to </w:t>
        </w:r>
      </w:ins>
      <w:r w:rsidR="00206880">
        <w:t xml:space="preserve">implement a simple </w:t>
      </w:r>
      <w:ins w:id="2294" w:author="melan_000" w:date="2014-11-10T08:32:00Z">
        <w:r w:rsidR="00A1152B">
          <w:t xml:space="preserve">AXI accessible, </w:t>
        </w:r>
      </w:ins>
      <w:ins w:id="2295" w:author="melan_000" w:date="2014-11-10T08:31:00Z">
        <w:r w:rsidR="00E4276B">
          <w:t>32</w:t>
        </w:r>
        <w:r w:rsidR="00A1152B">
          <w:t xml:space="preserve"> bit timer</w:t>
        </w:r>
      </w:ins>
      <w:ins w:id="2296" w:author="melan_000" w:date="2014-11-10T08:33:00Z">
        <w:r w:rsidR="00A1152B">
          <w:t xml:space="preserve"> within the FPGA</w:t>
        </w:r>
      </w:ins>
      <w:ins w:id="2297" w:author="melan_000" w:date="2014-11-10T08:31:00Z">
        <w:r w:rsidR="00A1152B">
          <w:t xml:space="preserve">. </w:t>
        </w:r>
      </w:ins>
      <w:ins w:id="2298" w:author="melan_000" w:date="2014-11-10T08:33:00Z">
        <w:r w:rsidR="00A1152B">
          <w:t xml:space="preserve">The timer </w:t>
        </w:r>
      </w:ins>
      <w:ins w:id="2299" w:author="melan_000" w:date="2014-11-10T08:34:00Z">
        <w:r w:rsidR="004015F6">
          <w:t xml:space="preserve">will </w:t>
        </w:r>
      </w:ins>
      <w:del w:id="2300" w:author="melan_000" w:date="2014-11-10T08:33:00Z">
        <w:r w:rsidR="00206880" w:rsidDel="00A1152B">
          <w:delText>register based implementation of a PL timer, whic</w:delText>
        </w:r>
        <w:r w:rsidR="00206880" w:rsidDel="004015F6">
          <w:delText xml:space="preserve">h </w:delText>
        </w:r>
      </w:del>
      <w:r w:rsidR="00206880">
        <w:t>run</w:t>
      </w:r>
      <w:del w:id="2301" w:author="melan_000" w:date="2014-11-10T08:34:00Z">
        <w:r w:rsidR="00206880" w:rsidDel="004015F6">
          <w:delText>s</w:delText>
        </w:r>
      </w:del>
      <w:r w:rsidR="00206880">
        <w:t xml:space="preserve"> at FCLK_CLK0 and counts the number of clock cycles </w:t>
      </w:r>
      <w:del w:id="2302" w:author="melan_000" w:date="2014-11-10T08:34:00Z">
        <w:r w:rsidR="00206880" w:rsidDel="004015F6">
          <w:delText xml:space="preserve">between </w:delText>
        </w:r>
      </w:del>
      <w:r w:rsidR="00FC4D50">
        <w:t xml:space="preserve">elapsed since the timer was last reset by the user </w:t>
      </w:r>
      <w:ins w:id="2303" w:author="melan_000" w:date="2014-11-10T08:35:00Z">
        <w:r w:rsidR="004015F6">
          <w:t>(</w:t>
        </w:r>
      </w:ins>
      <w:del w:id="2304" w:author="melan_000" w:date="2014-11-10T08:34:00Z">
        <w:r w:rsidR="00FC4D50" w:rsidDel="004015F6">
          <w:delText>(Zynq Processor</w:delText>
        </w:r>
      </w:del>
      <w:ins w:id="2305" w:author="melan_000" w:date="2014-11-10T08:34:00Z">
        <w:r w:rsidR="004015F6">
          <w:t>CPU</w:t>
        </w:r>
      </w:ins>
      <w:del w:id="2306" w:author="melan_000" w:date="2014-11-19T23:59:00Z">
        <w:r w:rsidR="00FC4D50" w:rsidDel="00DA4924">
          <w:delText xml:space="preserve">, </w:delText>
        </w:r>
      </w:del>
      <w:ins w:id="2307" w:author="melan_000" w:date="2014-11-19T23:59:00Z">
        <w:r>
          <w:t xml:space="preserve">; </w:t>
        </w:r>
      </w:ins>
      <w:r w:rsidR="00FC4D50">
        <w:t>AXI Master)</w:t>
      </w:r>
      <w:r w:rsidR="00206880">
        <w:t>.</w:t>
      </w:r>
      <w:r w:rsidR="00FC4D50">
        <w:t xml:space="preserve"> </w:t>
      </w:r>
      <w:ins w:id="2308" w:author="melan_000" w:date="2014-11-19T23:59:00Z">
        <w:r w:rsidR="00E725DC">
          <w:t xml:space="preserve">The register interface </w:t>
        </w:r>
      </w:ins>
      <w:ins w:id="2309" w:author="melan_000" w:date="2014-11-20T00:00:00Z">
        <w:r w:rsidR="00E725DC">
          <w:t>for</w:t>
        </w:r>
      </w:ins>
      <w:del w:id="2310" w:author="melan_000" w:date="2014-11-10T08:40:00Z">
        <w:r w:rsidR="00122BD0" w:rsidDel="00B32167">
          <w:delText>The d</w:delText>
        </w:r>
      </w:del>
      <w:del w:id="2311" w:author="melan_000" w:date="2014-11-20T00:00:00Z">
        <w:r w:rsidR="00122BD0" w:rsidDel="00E725DC">
          <w:delText xml:space="preserve">ata word written by the Master </w:delText>
        </w:r>
      </w:del>
      <w:del w:id="2312" w:author="melan_000" w:date="2014-11-10T08:40:00Z">
        <w:r w:rsidR="00122BD0" w:rsidDel="00B32167">
          <w:delText xml:space="preserve">acts as a </w:delText>
        </w:r>
      </w:del>
      <w:del w:id="2313" w:author="melan_000" w:date="2014-11-20T00:00:00Z">
        <w:r w:rsidR="00122BD0" w:rsidDel="00E725DC">
          <w:delText>control</w:delText>
        </w:r>
      </w:del>
      <w:del w:id="2314" w:author="melan_000" w:date="2014-11-10T08:40:00Z">
        <w:r w:rsidR="00122BD0" w:rsidDel="00B32167">
          <w:delText>ler</w:delText>
        </w:r>
      </w:del>
      <w:del w:id="2315" w:author="melan_000" w:date="2014-11-20T00:00:00Z">
        <w:r w:rsidR="00122BD0" w:rsidDel="00E725DC">
          <w:delText xml:space="preserve"> </w:delText>
        </w:r>
      </w:del>
      <w:del w:id="2316" w:author="melan_000" w:date="2014-11-10T08:40:00Z">
        <w:r w:rsidR="00122BD0" w:rsidDel="00B32167">
          <w:delText xml:space="preserve">for </w:delText>
        </w:r>
      </w:del>
      <w:del w:id="2317" w:author="melan_000" w:date="2014-11-20T00:00:00Z">
        <w:r w:rsidR="00122BD0" w:rsidDel="00E725DC">
          <w:delText>the state of</w:delText>
        </w:r>
      </w:del>
      <w:r w:rsidR="00122BD0">
        <w:t xml:space="preserve"> the timer</w:t>
      </w:r>
      <w:ins w:id="2318" w:author="melan_000" w:date="2014-11-10T08:40:00Z">
        <w:r w:rsidR="00B32167">
          <w:t xml:space="preserve"> </w:t>
        </w:r>
      </w:ins>
      <w:ins w:id="2319" w:author="melan_000" w:date="2014-11-20T00:00:00Z">
        <w:r w:rsidR="00E725DC">
          <w:t xml:space="preserve">is shown in </w:t>
        </w:r>
        <w:r w:rsidR="00E725DC">
          <w:fldChar w:fldCharType="begin"/>
        </w:r>
        <w:r w:rsidR="00E725DC">
          <w:instrText xml:space="preserve"> REF _Ref404204969 \h </w:instrText>
        </w:r>
      </w:ins>
      <w:r w:rsidR="00E725DC">
        <w:fldChar w:fldCharType="separate"/>
      </w:r>
      <w:ins w:id="2320" w:author="melan_000" w:date="2014-11-20T01:41:00Z">
        <w:r w:rsidR="00113A04" w:rsidRPr="00DB0F64">
          <w:t xml:space="preserve">Table </w:t>
        </w:r>
        <w:r w:rsidR="00113A04">
          <w:rPr>
            <w:noProof/>
          </w:rPr>
          <w:t>6</w:t>
        </w:r>
        <w:r w:rsidR="00113A04">
          <w:noBreakHyphen/>
        </w:r>
        <w:r w:rsidR="00113A04">
          <w:rPr>
            <w:noProof/>
          </w:rPr>
          <w:t>1</w:t>
        </w:r>
      </w:ins>
      <w:ins w:id="2321" w:author="melan_000" w:date="2014-11-20T00:00:00Z">
        <w:r w:rsidR="00E725DC">
          <w:fldChar w:fldCharType="end"/>
        </w:r>
      </w:ins>
      <w:r w:rsidR="00122BD0">
        <w:t>:</w:t>
      </w:r>
    </w:p>
    <w:p w:rsidR="00DB0F64" w:rsidRPr="00DB0F64" w:rsidRDefault="00DB0F64" w:rsidP="004F559F">
      <w:pPr>
        <w:rPr>
          <w:ins w:id="2322" w:author="melan_000" w:date="2014-11-18T23:11:00Z"/>
          <w:color w:val="1F497D" w:themeColor="text2"/>
          <w:sz w:val="18"/>
          <w:rPrChange w:id="2323" w:author="melan_000" w:date="2014-11-18T23:11:00Z">
            <w:rPr>
              <w:ins w:id="2324" w:author="melan_000" w:date="2014-11-18T23:11:00Z"/>
            </w:rPr>
          </w:rPrChange>
        </w:rPr>
      </w:pPr>
      <w:bookmarkStart w:id="2325" w:name="_Ref404204969"/>
      <w:ins w:id="2326" w:author="melan_000" w:date="2014-11-18T23:11:00Z">
        <w:del w:id="2327" w:author="Shivam Garg" w:date="2014-11-26T01:08:00Z">
          <w:r w:rsidRPr="00DB0F64" w:rsidDel="00853098">
            <w:delText xml:space="preserve">Table </w:delText>
          </w:r>
        </w:del>
      </w:ins>
      <w:ins w:id="2328" w:author="melan_000" w:date="2014-11-18T23:51:00Z">
        <w:del w:id="2329" w:author="Shivam Garg" w:date="2014-11-26T01:08:00Z">
          <w:r w:rsidR="004F501A" w:rsidDel="00853098">
            <w:fldChar w:fldCharType="begin"/>
          </w:r>
          <w:r w:rsidR="004F501A" w:rsidDel="00853098">
            <w:delInstrText xml:space="preserve"> STYLEREF 1 \s </w:delInstrText>
          </w:r>
        </w:del>
      </w:ins>
      <w:del w:id="2330" w:author="Shivam Garg" w:date="2014-11-26T01:08:00Z">
        <w:r w:rsidR="004F501A" w:rsidDel="00853098">
          <w:fldChar w:fldCharType="separate"/>
        </w:r>
        <w:r w:rsidR="00113A04" w:rsidDel="00853098">
          <w:rPr>
            <w:noProof/>
          </w:rPr>
          <w:delText>6</w:delText>
        </w:r>
      </w:del>
      <w:ins w:id="2331" w:author="melan_000" w:date="2014-11-18T23:51:00Z">
        <w:del w:id="2332" w:author="Shivam Garg" w:date="2014-11-26T01:08:00Z">
          <w:r w:rsidR="004F501A" w:rsidDel="00853098">
            <w:fldChar w:fldCharType="end"/>
          </w:r>
          <w:r w:rsidR="004F501A" w:rsidDel="00853098">
            <w:noBreakHyphen/>
          </w:r>
          <w:r w:rsidR="004F501A" w:rsidDel="00853098">
            <w:fldChar w:fldCharType="begin"/>
          </w:r>
          <w:r w:rsidR="004F501A" w:rsidDel="00853098">
            <w:delInstrText xml:space="preserve"> SEQ Table \* ARABIC \s 1 </w:delInstrText>
          </w:r>
        </w:del>
      </w:ins>
      <w:del w:id="2333" w:author="Shivam Garg" w:date="2014-11-26T01:08:00Z">
        <w:r w:rsidR="004F501A" w:rsidDel="00853098">
          <w:fldChar w:fldCharType="separate"/>
        </w:r>
      </w:del>
      <w:ins w:id="2334" w:author="melan_000" w:date="2014-11-20T01:41:00Z">
        <w:del w:id="2335" w:author="Shivam Garg" w:date="2014-11-26T01:08:00Z">
          <w:r w:rsidR="00113A04" w:rsidDel="00853098">
            <w:rPr>
              <w:noProof/>
            </w:rPr>
            <w:delText>1</w:delText>
          </w:r>
        </w:del>
      </w:ins>
      <w:ins w:id="2336" w:author="melan_000" w:date="2014-11-18T23:51:00Z">
        <w:del w:id="2337" w:author="Shivam Garg" w:date="2014-11-26T01:08:00Z">
          <w:r w:rsidR="004F501A" w:rsidDel="00853098">
            <w:fldChar w:fldCharType="end"/>
          </w:r>
        </w:del>
      </w:ins>
      <w:bookmarkEnd w:id="2325"/>
      <w:ins w:id="2338" w:author="melan_000" w:date="2014-11-18T23:11:00Z">
        <w:del w:id="2339" w:author="Shivam Garg" w:date="2014-11-26T01:08:00Z">
          <w:r w:rsidR="00E725DC" w:rsidDel="00853098">
            <w:delText xml:space="preserve">: Timer </w:delText>
          </w:r>
          <w:r w:rsidRPr="00DB0F64" w:rsidDel="00853098">
            <w:delText>register</w:delText>
          </w:r>
        </w:del>
      </w:ins>
      <w:ins w:id="2340" w:author="melan_000" w:date="2014-11-20T00:00:00Z">
        <w:del w:id="2341" w:author="Shivam Garg" w:date="2014-11-26T01:08:00Z">
          <w:r w:rsidR="00E725DC" w:rsidDel="00853098">
            <w:delText xml:space="preserve"> interface</w:delText>
          </w:r>
        </w:del>
      </w:ins>
    </w:p>
    <w:tbl>
      <w:tblPr>
        <w:tblW w:w="5927" w:type="dxa"/>
        <w:jc w:val="center"/>
        <w:tblLook w:val="04A0" w:firstRow="1" w:lastRow="0" w:firstColumn="1" w:lastColumn="0" w:noHBand="0" w:noVBand="1"/>
        <w:tblPrChange w:id="2342" w:author="melan_000" w:date="2014-11-12T08:52:00Z">
          <w:tblPr>
            <w:tblW w:w="4600" w:type="dxa"/>
            <w:jc w:val="center"/>
            <w:tblLook w:val="04A0" w:firstRow="1" w:lastRow="0" w:firstColumn="1" w:lastColumn="0" w:noHBand="0" w:noVBand="1"/>
          </w:tblPr>
        </w:tblPrChange>
      </w:tblPr>
      <w:tblGrid>
        <w:gridCol w:w="1829"/>
        <w:gridCol w:w="522"/>
        <w:gridCol w:w="522"/>
        <w:gridCol w:w="479"/>
        <w:gridCol w:w="520"/>
        <w:gridCol w:w="520"/>
        <w:gridCol w:w="715"/>
        <w:gridCol w:w="820"/>
        <w:tblGridChange w:id="2343">
          <w:tblGrid>
            <w:gridCol w:w="998"/>
            <w:gridCol w:w="522"/>
            <w:gridCol w:w="309"/>
            <w:gridCol w:w="213"/>
            <w:gridCol w:w="479"/>
            <w:gridCol w:w="520"/>
            <w:gridCol w:w="520"/>
            <w:gridCol w:w="715"/>
            <w:gridCol w:w="820"/>
            <w:gridCol w:w="831"/>
          </w:tblGrid>
        </w:tblGridChange>
      </w:tblGrid>
      <w:tr w:rsidR="0015291C" w:rsidTr="006E35D8">
        <w:trPr>
          <w:trHeight w:val="300"/>
          <w:jc w:val="center"/>
          <w:trPrChange w:id="2344"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345" w:author="melan_000" w:date="2014-11-12T08:52:00Z">
              <w:tcPr>
                <w:tcW w:w="9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346" w:author="melan_000" w:date="2014-11-20T01:07:00Z">
                <w:pPr>
                  <w:spacing w:after="0" w:line="240" w:lineRule="auto"/>
                </w:pPr>
              </w:pPrChange>
            </w:pPr>
            <w:r>
              <w:rPr>
                <w:rFonts w:ascii="Calibri" w:eastAsia="Times New Roman" w:hAnsi="Calibri" w:cs="Times New Roman"/>
                <w:color w:val="000000"/>
                <w:lang w:eastAsia="en-AU"/>
              </w:rPr>
              <w:t>Bit</w:t>
            </w:r>
          </w:p>
        </w:tc>
        <w:tc>
          <w:tcPr>
            <w:tcW w:w="522" w:type="dxa"/>
            <w:tcBorders>
              <w:top w:val="single" w:sz="4" w:space="0" w:color="auto"/>
              <w:left w:val="nil"/>
              <w:bottom w:val="single" w:sz="4" w:space="0" w:color="auto"/>
              <w:right w:val="single" w:sz="4" w:space="0" w:color="auto"/>
            </w:tcBorders>
            <w:noWrap/>
            <w:vAlign w:val="bottom"/>
            <w:hideMark/>
            <w:tcPrChange w:id="2347"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Change w:id="2348" w:author="melan_000" w:date="2014-11-12T08:52:00Z">
              <w:tcPr>
                <w:tcW w:w="460" w:type="dxa"/>
                <w:gridSpan w:val="2"/>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Change w:id="2349"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50"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51" w:author="melan_000" w:date="2014-11-12T08:52:00Z">
              <w:tcPr>
                <w:tcW w:w="46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352" w:author="melan_000" w:date="2014-11-12T08:52:00Z">
              <w:tcPr>
                <w:tcW w:w="6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1</w:t>
            </w:r>
          </w:p>
        </w:tc>
        <w:tc>
          <w:tcPr>
            <w:tcW w:w="820" w:type="dxa"/>
            <w:tcBorders>
              <w:top w:val="single" w:sz="4" w:space="0" w:color="auto"/>
              <w:left w:val="nil"/>
              <w:bottom w:val="single" w:sz="4" w:space="0" w:color="auto"/>
              <w:right w:val="single" w:sz="4" w:space="0" w:color="auto"/>
            </w:tcBorders>
            <w:noWrap/>
            <w:vAlign w:val="bottom"/>
            <w:hideMark/>
            <w:tcPrChange w:id="2353" w:author="melan_000" w:date="2014-11-12T08:52:00Z">
              <w:tcPr>
                <w:tcW w:w="740" w:type="dxa"/>
                <w:tcBorders>
                  <w:top w:val="single" w:sz="4" w:space="0" w:color="auto"/>
                  <w:left w:val="nil"/>
                  <w:bottom w:val="single" w:sz="4" w:space="0" w:color="auto"/>
                  <w:right w:val="single" w:sz="4" w:space="0" w:color="auto"/>
                </w:tcBorders>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15291C" w:rsidTr="006E35D8">
        <w:trPr>
          <w:trHeight w:val="300"/>
          <w:jc w:val="center"/>
          <w:trPrChange w:id="2354" w:author="melan_000" w:date="2014-11-12T08:52:00Z">
            <w:trPr>
              <w:gridAfter w:val="0"/>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355" w:author="melan_000" w:date="2014-11-12T08:52:00Z">
              <w:tcPr>
                <w:tcW w:w="920"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rFonts w:ascii="Calibri" w:eastAsia="Times New Roman" w:hAnsi="Calibri" w:cs="Times New Roman"/>
                <w:color w:val="000000"/>
                <w:lang w:eastAsia="en-AU"/>
              </w:rPr>
              <w:pPrChange w:id="2356" w:author="melan_000" w:date="2014-11-20T01:07:00Z">
                <w:pPr>
                  <w:spacing w:after="0" w:line="240" w:lineRule="auto"/>
                </w:pPr>
              </w:pPrChange>
            </w:pPr>
            <w:r>
              <w:rPr>
                <w:rFonts w:ascii="Calibri" w:eastAsia="Times New Roman" w:hAnsi="Calibri" w:cs="Times New Roman"/>
                <w:color w:val="000000"/>
                <w:lang w:eastAsia="en-AU"/>
              </w:rPr>
              <w:t>Function</w:t>
            </w:r>
            <w:ins w:id="2357" w:author="melan_000" w:date="2014-11-10T08:37:00Z">
              <w:r w:rsidR="006117B4">
                <w:rPr>
                  <w:rFonts w:ascii="Calibri" w:eastAsia="Times New Roman" w:hAnsi="Calibri" w:cs="Times New Roman"/>
                  <w:color w:val="000000"/>
                  <w:lang w:eastAsia="en-AU"/>
                </w:rPr>
                <w:t xml:space="preserve"> on write</w:t>
              </w:r>
            </w:ins>
          </w:p>
        </w:tc>
        <w:tc>
          <w:tcPr>
            <w:tcW w:w="522" w:type="dxa"/>
            <w:tcBorders>
              <w:top w:val="single" w:sz="4" w:space="0" w:color="auto"/>
              <w:left w:val="nil"/>
              <w:bottom w:val="single" w:sz="4" w:space="0" w:color="auto"/>
              <w:right w:val="single" w:sz="4" w:space="0" w:color="auto"/>
            </w:tcBorders>
            <w:noWrap/>
            <w:vAlign w:val="bottom"/>
            <w:hideMark/>
            <w:tcPrChange w:id="2358"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522" w:type="dxa"/>
            <w:tcBorders>
              <w:top w:val="single" w:sz="4" w:space="0" w:color="auto"/>
              <w:left w:val="nil"/>
              <w:bottom w:val="single" w:sz="4" w:space="0" w:color="auto"/>
              <w:right w:val="single" w:sz="4" w:space="0" w:color="auto"/>
            </w:tcBorders>
            <w:noWrap/>
            <w:vAlign w:val="bottom"/>
            <w:hideMark/>
            <w:tcPrChange w:id="2359" w:author="melan_000" w:date="2014-11-12T08:52:00Z">
              <w:tcPr>
                <w:tcW w:w="460" w:type="dxa"/>
                <w:gridSpan w:val="2"/>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n/a</w:t>
            </w:r>
          </w:p>
        </w:tc>
        <w:tc>
          <w:tcPr>
            <w:tcW w:w="479" w:type="dxa"/>
            <w:tcBorders>
              <w:top w:val="single" w:sz="4" w:space="0" w:color="auto"/>
              <w:left w:val="nil"/>
              <w:bottom w:val="single" w:sz="4" w:space="0" w:color="auto"/>
              <w:right w:val="single" w:sz="4" w:space="0" w:color="auto"/>
            </w:tcBorders>
            <w:noWrap/>
            <w:vAlign w:val="bottom"/>
            <w:hideMark/>
            <w:tcPrChange w:id="2360"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61"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20" w:type="dxa"/>
            <w:tcBorders>
              <w:top w:val="single" w:sz="4" w:space="0" w:color="auto"/>
              <w:left w:val="nil"/>
              <w:bottom w:val="single" w:sz="4" w:space="0" w:color="auto"/>
              <w:right w:val="single" w:sz="4" w:space="0" w:color="auto"/>
            </w:tcBorders>
            <w:noWrap/>
            <w:vAlign w:val="bottom"/>
            <w:hideMark/>
            <w:tcPrChange w:id="2362" w:author="melan_000" w:date="2014-11-12T08:52:00Z">
              <w:tcPr>
                <w:tcW w:w="46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715" w:type="dxa"/>
            <w:tcBorders>
              <w:top w:val="single" w:sz="4" w:space="0" w:color="auto"/>
              <w:left w:val="nil"/>
              <w:bottom w:val="single" w:sz="4" w:space="0" w:color="auto"/>
              <w:right w:val="single" w:sz="4" w:space="0" w:color="auto"/>
            </w:tcBorders>
            <w:noWrap/>
            <w:vAlign w:val="bottom"/>
            <w:hideMark/>
            <w:tcPrChange w:id="2363" w:author="melan_000" w:date="2014-11-12T08:52:00Z">
              <w:tcPr>
                <w:tcW w:w="6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Reset</w:t>
            </w:r>
          </w:p>
        </w:tc>
        <w:tc>
          <w:tcPr>
            <w:tcW w:w="820" w:type="dxa"/>
            <w:tcBorders>
              <w:top w:val="single" w:sz="4" w:space="0" w:color="auto"/>
              <w:left w:val="nil"/>
              <w:bottom w:val="single" w:sz="4" w:space="0" w:color="auto"/>
              <w:right w:val="single" w:sz="4" w:space="0" w:color="auto"/>
            </w:tcBorders>
            <w:noWrap/>
            <w:vAlign w:val="bottom"/>
            <w:hideMark/>
            <w:tcPrChange w:id="2364" w:author="melan_000" w:date="2014-11-12T08:52:00Z">
              <w:tcPr>
                <w:tcW w:w="740"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rPr>
                <w:rFonts w:ascii="Calibri" w:eastAsia="Times New Roman" w:hAnsi="Calibri" w:cs="Times New Roman"/>
                <w:color w:val="000000"/>
                <w:lang w:eastAsia="en-AU"/>
              </w:rPr>
            </w:pPr>
            <w:r>
              <w:rPr>
                <w:rFonts w:ascii="Calibri" w:eastAsia="Times New Roman" w:hAnsi="Calibri" w:cs="Times New Roman"/>
                <w:color w:val="000000"/>
                <w:lang w:eastAsia="en-AU"/>
              </w:rPr>
              <w:t>Enable</w:t>
            </w:r>
          </w:p>
        </w:tc>
      </w:tr>
      <w:tr w:rsidR="006E35D8" w:rsidTr="006E35D8">
        <w:tblPrEx>
          <w:tblPrExChange w:id="2365" w:author="melan_000" w:date="2014-11-12T08:52:00Z">
            <w:tblPrEx>
              <w:tblW w:w="5927" w:type="dxa"/>
            </w:tblPrEx>
          </w:tblPrExChange>
        </w:tblPrEx>
        <w:trPr>
          <w:trHeight w:val="300"/>
          <w:jc w:val="center"/>
          <w:ins w:id="2366" w:author="melan_000" w:date="2014-11-12T08:51:00Z"/>
          <w:trPrChange w:id="2367" w:author="melan_000" w:date="2014-11-12T08:52:00Z">
            <w:trPr>
              <w:trHeight w:val="300"/>
              <w:jc w:val="center"/>
            </w:trPr>
          </w:trPrChange>
        </w:trPr>
        <w:tc>
          <w:tcPr>
            <w:tcW w:w="1829" w:type="dxa"/>
            <w:tcBorders>
              <w:top w:val="single" w:sz="4" w:space="0" w:color="auto"/>
              <w:left w:val="single" w:sz="4" w:space="0" w:color="auto"/>
              <w:bottom w:val="single" w:sz="4" w:space="0" w:color="auto"/>
              <w:right w:val="single" w:sz="4" w:space="0" w:color="auto"/>
            </w:tcBorders>
            <w:shd w:val="clear" w:color="auto" w:fill="FFFF00"/>
            <w:noWrap/>
            <w:vAlign w:val="bottom"/>
            <w:tcPrChange w:id="2368" w:author="melan_000" w:date="2014-11-12T08:52:00Z">
              <w:tcPr>
                <w:tcW w:w="1829" w:type="dxa"/>
                <w:gridSpan w:val="3"/>
                <w:tcBorders>
                  <w:top w:val="nil"/>
                  <w:left w:val="single" w:sz="4" w:space="0" w:color="auto"/>
                  <w:bottom w:val="single" w:sz="4" w:space="0" w:color="auto"/>
                  <w:right w:val="single" w:sz="4" w:space="0" w:color="auto"/>
                </w:tcBorders>
                <w:shd w:val="clear" w:color="auto" w:fill="FFFF00"/>
                <w:noWrap/>
                <w:vAlign w:val="bottom"/>
              </w:tcPr>
            </w:tcPrChange>
          </w:tcPr>
          <w:p w:rsidR="006E35D8" w:rsidRDefault="006E35D8">
            <w:pPr>
              <w:spacing w:after="0" w:line="240" w:lineRule="auto"/>
              <w:jc w:val="right"/>
              <w:rPr>
                <w:ins w:id="2369" w:author="melan_000" w:date="2014-11-12T08:51:00Z"/>
                <w:rFonts w:ascii="Calibri" w:eastAsia="Times New Roman" w:hAnsi="Calibri" w:cs="Times New Roman"/>
                <w:color w:val="000000"/>
                <w:lang w:eastAsia="en-AU"/>
              </w:rPr>
              <w:pPrChange w:id="2370" w:author="melan_000" w:date="2014-11-20T01:07:00Z">
                <w:pPr>
                  <w:spacing w:after="0" w:line="240" w:lineRule="auto"/>
                </w:pPr>
              </w:pPrChange>
            </w:pPr>
            <w:ins w:id="2371" w:author="melan_000" w:date="2014-11-12T08:51:00Z">
              <w:r>
                <w:rPr>
                  <w:rFonts w:ascii="Calibri" w:eastAsia="Times New Roman" w:hAnsi="Calibri" w:cs="Times New Roman"/>
                  <w:color w:val="000000"/>
                  <w:lang w:eastAsia="en-AU"/>
                </w:rPr>
                <w:t>Function on read</w:t>
              </w:r>
            </w:ins>
          </w:p>
        </w:tc>
        <w:tc>
          <w:tcPr>
            <w:tcW w:w="4098" w:type="dxa"/>
            <w:gridSpan w:val="7"/>
            <w:tcBorders>
              <w:top w:val="single" w:sz="4" w:space="0" w:color="auto"/>
              <w:left w:val="nil"/>
              <w:bottom w:val="single" w:sz="4" w:space="0" w:color="auto"/>
              <w:right w:val="single" w:sz="4" w:space="0" w:color="auto"/>
            </w:tcBorders>
            <w:noWrap/>
            <w:vAlign w:val="bottom"/>
            <w:tcPrChange w:id="2372" w:author="melan_000" w:date="2014-11-12T08:52:00Z">
              <w:tcPr>
                <w:tcW w:w="4098" w:type="dxa"/>
                <w:gridSpan w:val="7"/>
                <w:tcBorders>
                  <w:top w:val="nil"/>
                  <w:left w:val="nil"/>
                  <w:bottom w:val="single" w:sz="4" w:space="0" w:color="auto"/>
                  <w:right w:val="single" w:sz="4" w:space="0" w:color="auto"/>
                </w:tcBorders>
                <w:noWrap/>
                <w:vAlign w:val="bottom"/>
              </w:tcPr>
            </w:tcPrChange>
          </w:tcPr>
          <w:p w:rsidR="006E35D8" w:rsidRDefault="006E35D8">
            <w:pPr>
              <w:spacing w:after="0" w:line="240" w:lineRule="auto"/>
              <w:jc w:val="center"/>
              <w:rPr>
                <w:ins w:id="2373" w:author="melan_000" w:date="2014-11-12T08:51:00Z"/>
                <w:rFonts w:ascii="Calibri" w:eastAsia="Times New Roman" w:hAnsi="Calibri" w:cs="Times New Roman"/>
                <w:color w:val="000000"/>
                <w:lang w:eastAsia="en-AU"/>
              </w:rPr>
              <w:pPrChange w:id="2374" w:author="melan_000" w:date="2014-11-12T08:52:00Z">
                <w:pPr>
                  <w:spacing w:after="0" w:line="240" w:lineRule="auto"/>
                </w:pPr>
              </w:pPrChange>
            </w:pPr>
            <w:ins w:id="2375" w:author="melan_000" w:date="2014-11-12T08:52:00Z">
              <w:r>
                <w:rPr>
                  <w:rFonts w:ascii="Calibri" w:eastAsia="Times New Roman" w:hAnsi="Calibri" w:cs="Times New Roman"/>
                  <w:color w:val="000000"/>
                  <w:lang w:eastAsia="en-AU"/>
                </w:rPr>
                <w:t>Timer value</w:t>
              </w:r>
            </w:ins>
          </w:p>
        </w:tc>
      </w:tr>
    </w:tbl>
    <w:p w:rsidR="00DB0F64" w:rsidRPr="004F559F" w:rsidRDefault="00853098">
      <w:pPr>
        <w:jc w:val="center"/>
        <w:rPr>
          <w:ins w:id="2376" w:author="melan_000" w:date="2014-11-18T23:12:00Z"/>
          <w:i/>
        </w:rPr>
        <w:pPrChange w:id="2377" w:author="Shivam Garg" w:date="2014-11-26T01:08:00Z">
          <w:pPr/>
        </w:pPrChange>
      </w:pPr>
      <w:ins w:id="2378" w:author="Shivam Garg" w:date="2014-11-26T01:08:00Z">
        <w:r w:rsidRPr="00853098">
          <w:rPr>
            <w:i/>
            <w:rPrChange w:id="2379" w:author="Shivam Garg" w:date="2014-11-26T01:08:00Z">
              <w:rPr/>
            </w:rPrChange>
          </w:rPr>
          <w:t xml:space="preserve">Table </w:t>
        </w:r>
        <w:r w:rsidRPr="00853098">
          <w:rPr>
            <w:i/>
            <w:rPrChange w:id="2380" w:author="Shivam Garg" w:date="2014-11-26T01:08:00Z">
              <w:rPr/>
            </w:rPrChange>
          </w:rPr>
          <w:fldChar w:fldCharType="begin"/>
        </w:r>
        <w:r w:rsidRPr="00853098">
          <w:rPr>
            <w:i/>
            <w:rPrChange w:id="2381" w:author="Shivam Garg" w:date="2014-11-26T01:08:00Z">
              <w:rPr/>
            </w:rPrChange>
          </w:rPr>
          <w:instrText xml:space="preserve"> STYLEREF 1 \s </w:instrText>
        </w:r>
        <w:r w:rsidRPr="00853098">
          <w:rPr>
            <w:i/>
            <w:rPrChange w:id="2382" w:author="Shivam Garg" w:date="2014-11-26T01:08:00Z">
              <w:rPr/>
            </w:rPrChange>
          </w:rPr>
          <w:fldChar w:fldCharType="separate"/>
        </w:r>
        <w:r w:rsidRPr="00853098">
          <w:rPr>
            <w:i/>
            <w:noProof/>
            <w:rPrChange w:id="2383" w:author="Shivam Garg" w:date="2014-11-26T01:08:00Z">
              <w:rPr>
                <w:noProof/>
              </w:rPr>
            </w:rPrChange>
          </w:rPr>
          <w:t>6</w:t>
        </w:r>
        <w:r w:rsidRPr="00853098">
          <w:rPr>
            <w:i/>
            <w:rPrChange w:id="2384" w:author="Shivam Garg" w:date="2014-11-26T01:08:00Z">
              <w:rPr/>
            </w:rPrChange>
          </w:rPr>
          <w:fldChar w:fldCharType="end"/>
        </w:r>
        <w:r w:rsidRPr="00853098">
          <w:rPr>
            <w:i/>
            <w:rPrChange w:id="2385" w:author="Shivam Garg" w:date="2014-11-26T01:08:00Z">
              <w:rPr/>
            </w:rPrChange>
          </w:rPr>
          <w:noBreakHyphen/>
        </w:r>
        <w:r w:rsidRPr="00853098">
          <w:rPr>
            <w:i/>
            <w:rPrChange w:id="2386" w:author="Shivam Garg" w:date="2014-11-26T01:08:00Z">
              <w:rPr/>
            </w:rPrChange>
          </w:rPr>
          <w:fldChar w:fldCharType="begin"/>
        </w:r>
        <w:r w:rsidRPr="00853098">
          <w:rPr>
            <w:i/>
            <w:rPrChange w:id="2387" w:author="Shivam Garg" w:date="2014-11-26T01:08:00Z">
              <w:rPr/>
            </w:rPrChange>
          </w:rPr>
          <w:instrText xml:space="preserve"> SEQ Table \* ARABIC \s 1 </w:instrText>
        </w:r>
        <w:r w:rsidRPr="00853098">
          <w:rPr>
            <w:i/>
            <w:rPrChange w:id="2388" w:author="Shivam Garg" w:date="2014-11-26T01:08:00Z">
              <w:rPr/>
            </w:rPrChange>
          </w:rPr>
          <w:fldChar w:fldCharType="separate"/>
        </w:r>
        <w:r w:rsidRPr="00853098">
          <w:rPr>
            <w:i/>
            <w:noProof/>
            <w:rPrChange w:id="2389" w:author="Shivam Garg" w:date="2014-11-26T01:08:00Z">
              <w:rPr>
                <w:noProof/>
              </w:rPr>
            </w:rPrChange>
          </w:rPr>
          <w:t>1</w:t>
        </w:r>
        <w:r w:rsidRPr="00853098">
          <w:rPr>
            <w:i/>
            <w:rPrChange w:id="2390" w:author="Shivam Garg" w:date="2014-11-26T01:08:00Z">
              <w:rPr/>
            </w:rPrChange>
          </w:rPr>
          <w:fldChar w:fldCharType="end"/>
        </w:r>
        <w:r w:rsidRPr="00853098">
          <w:rPr>
            <w:i/>
            <w:rPrChange w:id="2391" w:author="Shivam Garg" w:date="2014-11-26T01:08:00Z">
              <w:rPr/>
            </w:rPrChange>
          </w:rPr>
          <w:t>: Timer register interface</w:t>
        </w:r>
      </w:ins>
    </w:p>
    <w:p w:rsidR="0015291C" w:rsidRPr="00122BD0" w:rsidDel="00DB0F64" w:rsidRDefault="00122BD0" w:rsidP="00122BD0">
      <w:pPr>
        <w:jc w:val="center"/>
        <w:rPr>
          <w:del w:id="2392" w:author="melan_000" w:date="2014-11-18T23:12:00Z"/>
          <w:i/>
        </w:rPr>
      </w:pPr>
      <w:del w:id="2393" w:author="melan_000" w:date="2014-11-18T23:12:00Z">
        <w:r w:rsidDel="00DB0F64">
          <w:rPr>
            <w:i/>
          </w:rPr>
          <w:delText>Table 6.1: Timer control register</w:delText>
        </w:r>
      </w:del>
    </w:p>
    <w:p w:rsidR="0015291C" w:rsidDel="000F53D0" w:rsidRDefault="00206880">
      <w:pPr>
        <w:rPr>
          <w:del w:id="2394" w:author="melan_000" w:date="2014-11-20T00:03:00Z"/>
        </w:rPr>
      </w:pPr>
      <w:del w:id="2395" w:author="melan_000" w:date="2014-11-10T08:41:00Z">
        <w:r w:rsidDel="00B32167">
          <w:delText>Implementing this</w:delText>
        </w:r>
      </w:del>
      <w:del w:id="2396" w:author="melan_000" w:date="2014-11-11T08:55:00Z">
        <w:r w:rsidDel="00A105C8">
          <w:delText xml:space="preserve"> will be quite simple</w:delText>
        </w:r>
      </w:del>
      <w:del w:id="2397" w:author="melan_000" w:date="2014-11-11T08:13:00Z">
        <w:r w:rsidDel="00E4276B">
          <w:delText>,</w:delText>
        </w:r>
      </w:del>
      <w:del w:id="2398" w:author="melan_000" w:date="2014-11-11T08:55:00Z">
        <w:r w:rsidDel="00A105C8">
          <w:delText xml:space="preserve"> since </w:delText>
        </w:r>
      </w:del>
      <w:del w:id="2399" w:author="melan_000" w:date="2014-11-10T08:46:00Z">
        <w:r w:rsidDel="00B32167">
          <w:delText xml:space="preserve">as we have previously noted </w:delText>
        </w:r>
      </w:del>
      <w:del w:id="2400" w:author="melan_000" w:date="2014-11-11T08:55:00Z">
        <w:r w:rsidDel="00A105C8">
          <w:delText>any AXI write</w:delText>
        </w:r>
      </w:del>
      <w:del w:id="2401" w:author="melan_000" w:date="2014-11-10T08:46:00Z">
        <w:r w:rsidDel="00B32167">
          <w:delText>s</w:delText>
        </w:r>
      </w:del>
      <w:del w:id="2402" w:author="melan_000" w:date="2014-11-11T08:55:00Z">
        <w:r w:rsidDel="00A105C8">
          <w:delText xml:space="preserve"> from the </w:delText>
        </w:r>
        <w:r w:rsidR="000B5DE5" w:rsidDel="00A105C8">
          <w:delText>Master</w:delText>
        </w:r>
        <w:r w:rsidDel="00A105C8">
          <w:delText xml:space="preserve"> to the </w:delText>
        </w:r>
        <w:r w:rsidR="00D74BAF" w:rsidDel="00A105C8">
          <w:delText>Slave</w:delText>
        </w:r>
        <w:r w:rsidDel="00A105C8">
          <w:delText xml:space="preserve"> are stored in the </w:delText>
        </w:r>
        <w:r w:rsidR="00D74BAF" w:rsidDel="00A105C8">
          <w:delText>Slave</w:delText>
        </w:r>
        <w:r w:rsidDel="00A105C8">
          <w:delText xml:space="preserve"> registers </w:delText>
        </w:r>
      </w:del>
      <w:del w:id="2403" w:author="melan_000" w:date="2014-11-11T08:13:00Z">
        <w:r w:rsidDel="00E4276B">
          <w:delText>(</w:delText>
        </w:r>
      </w:del>
      <w:del w:id="2404" w:author="melan_000" w:date="2014-11-11T08:55:00Z">
        <w:r w:rsidDel="00A105C8">
          <w:delText xml:space="preserve">which we have piped out to the </w:delText>
        </w:r>
        <w:r w:rsidR="000172B1" w:rsidDel="00A105C8">
          <w:delText>T</w:delText>
        </w:r>
        <w:r w:rsidDel="00A105C8">
          <w:delText>oplevel</w:delText>
        </w:r>
      </w:del>
      <w:del w:id="2405" w:author="melan_000" w:date="2014-11-11T08:13:00Z">
        <w:r w:rsidDel="00E4276B">
          <w:delText>)</w:delText>
        </w:r>
      </w:del>
      <w:del w:id="2406" w:author="melan_000" w:date="2014-11-11T08:55:00Z">
        <w:r w:rsidDel="00A105C8">
          <w:delText>.</w:delText>
        </w:r>
      </w:del>
      <w:del w:id="2407" w:author="melan_000" w:date="2014-11-11T08:16:00Z">
        <w:r w:rsidDel="00E4276B">
          <w:delText xml:space="preserve"> </w:delText>
        </w:r>
      </w:del>
      <w:ins w:id="2408" w:author="melan_000" w:date="2014-11-11T08:14:00Z">
        <w:r w:rsidR="00E4276B">
          <w:t xml:space="preserve">The timer </w:t>
        </w:r>
      </w:ins>
      <w:del w:id="2409" w:author="melan_000" w:date="2014-11-11T08:16:00Z">
        <w:r w:rsidDel="00E4276B">
          <w:delText>Since the timer will</w:delText>
        </w:r>
      </w:del>
      <w:del w:id="2410" w:author="melan_000" w:date="2014-11-11T08:15:00Z">
        <w:r w:rsidDel="00E4276B">
          <w:delText xml:space="preserve"> generally</w:delText>
        </w:r>
      </w:del>
      <w:del w:id="2411" w:author="melan_000" w:date="2014-11-11T08:16:00Z">
        <w:r w:rsidDel="00E4276B">
          <w:delText xml:space="preserve"> check the enable bit every clock cycle and continue operating as long as this bit is set, the timer </w:delText>
        </w:r>
      </w:del>
      <w:r>
        <w:t xml:space="preserve">can be considered to be a counter which has a reset signal controlled by bit 1 of </w:t>
      </w:r>
      <w:del w:id="2412" w:author="melan_000" w:date="2014-11-20T00:01:00Z">
        <w:r w:rsidDel="00E725DC">
          <w:delText xml:space="preserve">the </w:delText>
        </w:r>
      </w:del>
      <w:r w:rsidRPr="00524CC5">
        <w:rPr>
          <w:b/>
          <w:i/>
          <w:rPrChange w:id="2413" w:author="melan_000" w:date="2014-11-19T09:15:00Z">
            <w:rPr>
              <w:b/>
            </w:rPr>
          </w:rPrChange>
        </w:rPr>
        <w:t>dataout0</w:t>
      </w:r>
      <w:r>
        <w:t xml:space="preserve"> and</w:t>
      </w:r>
      <w:ins w:id="2414" w:author="melan_000" w:date="2014-11-11T08:16:00Z">
        <w:r w:rsidR="00E4276B">
          <w:t xml:space="preserve"> an enable </w:t>
        </w:r>
      </w:ins>
      <w:ins w:id="2415" w:author="melan_000" w:date="2014-11-11T08:17:00Z">
        <w:r w:rsidR="00E4276B">
          <w:t xml:space="preserve">counter </w:t>
        </w:r>
      </w:ins>
      <w:ins w:id="2416" w:author="melan_000" w:date="2014-11-11T08:16:00Z">
        <w:r w:rsidR="00E4276B">
          <w:t>signal controlled by</w:t>
        </w:r>
      </w:ins>
      <w:r>
        <w:t xml:space="preserve"> bit 0 </w:t>
      </w:r>
      <w:ins w:id="2417" w:author="melan_000" w:date="2014-11-11T08:17:00Z">
        <w:r w:rsidR="00E4276B">
          <w:t xml:space="preserve">of </w:t>
        </w:r>
        <w:r w:rsidR="00E4276B" w:rsidRPr="00524CC5">
          <w:rPr>
            <w:b/>
            <w:i/>
            <w:rPrChange w:id="2418" w:author="melan_000" w:date="2014-11-19T09:16:00Z">
              <w:rPr/>
            </w:rPrChange>
          </w:rPr>
          <w:t>dataout0</w:t>
        </w:r>
      </w:ins>
      <w:del w:id="2419" w:author="melan_000" w:date="2014-11-11T08:17:00Z">
        <w:r w:rsidDel="00E4276B">
          <w:delText>of this same register being the enable counter signal</w:delText>
        </w:r>
      </w:del>
      <w:r>
        <w:t>.</w:t>
      </w:r>
      <w:ins w:id="2420" w:author="melan_000" w:date="2014-11-11T08:19:00Z">
        <w:r w:rsidR="00E4276B">
          <w:t xml:space="preserve"> In this case, the counter is counting </w:t>
        </w:r>
      </w:ins>
      <w:ins w:id="2421" w:author="melan_000" w:date="2014-11-20T00:01:00Z">
        <w:del w:id="2422" w:author="Shivam Garg" w:date="2014-11-26T01:04:00Z">
          <w:r w:rsidR="00E725DC" w:rsidDel="00B77E1B">
            <w:delText xml:space="preserve">positive </w:delText>
          </w:r>
        </w:del>
      </w:ins>
      <w:ins w:id="2423" w:author="melan_000" w:date="2014-11-11T08:19:00Z">
        <w:del w:id="2424" w:author="Shivam Garg" w:date="2014-11-26T01:04:00Z">
          <w:r w:rsidR="00E4276B" w:rsidDel="00B77E1B">
            <w:delText xml:space="preserve">transitions </w:delText>
          </w:r>
        </w:del>
      </w:ins>
      <w:ins w:id="2425" w:author="Shivam Garg" w:date="2014-11-26T01:04:00Z">
        <w:r w:rsidR="00B77E1B">
          <w:t xml:space="preserve">rising edges </w:t>
        </w:r>
      </w:ins>
      <w:ins w:id="2426" w:author="melan_000" w:date="2014-11-11T08:19:00Z">
        <w:r w:rsidR="00E4276B">
          <w:t>in the FCLK_CLK0 signal</w:t>
        </w:r>
      </w:ins>
      <w:ins w:id="2427" w:author="Shivam Garg" w:date="2014-11-26T01:04:00Z">
        <w:r w:rsidR="00B77E1B">
          <w:t xml:space="preserve"> (</w:t>
        </w:r>
      </w:ins>
      <w:ins w:id="2428" w:author="Shivam Garg" w:date="2014-11-26T01:05:00Z">
        <w:r w:rsidR="00B77E1B">
          <w:t xml:space="preserve">number of FCLK_CLK0 </w:t>
        </w:r>
      </w:ins>
      <w:ins w:id="2429" w:author="Shivam Garg" w:date="2014-11-26T01:04:00Z">
        <w:r w:rsidR="00B77E1B">
          <w:t>periods</w:t>
        </w:r>
      </w:ins>
      <w:ins w:id="2430" w:author="Shivam Garg" w:date="2014-11-26T01:05:00Z">
        <w:r w:rsidR="00B77E1B">
          <w:t xml:space="preserve"> elapsed</w:t>
        </w:r>
      </w:ins>
      <w:ins w:id="2431" w:author="Shivam Garg" w:date="2014-11-26T01:04:00Z">
        <w:r w:rsidR="00B77E1B">
          <w:t>)</w:t>
        </w:r>
      </w:ins>
      <w:ins w:id="2432" w:author="melan_000" w:date="2014-11-11T08:19:00Z">
        <w:r w:rsidR="00E4276B">
          <w:t>.</w:t>
        </w:r>
      </w:ins>
      <w:ins w:id="2433" w:author="melan_000" w:date="2014-11-11T08:55:00Z">
        <w:r w:rsidR="00A105C8">
          <w:t xml:space="preserve"> The implementation of the timer</w:t>
        </w:r>
        <w:r w:rsidR="00E725DC">
          <w:t xml:space="preserve"> will be quite simple since </w:t>
        </w:r>
        <w:r w:rsidR="00A105C8">
          <w:t>AXI write</w:t>
        </w:r>
      </w:ins>
      <w:ins w:id="2434" w:author="melan_000" w:date="2014-11-20T00:01:00Z">
        <w:r w:rsidR="00E725DC">
          <w:t>s</w:t>
        </w:r>
      </w:ins>
      <w:ins w:id="2435" w:author="melan_000" w:date="2014-11-11T08:55:00Z">
        <w:r w:rsidR="00A105C8">
          <w:t xml:space="preserve"> from the Master to the Slave are stored in the Slave registers which we have piped out to the Toplevel.</w:t>
        </w:r>
      </w:ins>
    </w:p>
    <w:p w:rsidR="000F53D0" w:rsidRDefault="000F53D0">
      <w:pPr>
        <w:rPr>
          <w:ins w:id="2436" w:author="melan_000" w:date="2014-11-20T00:03:00Z"/>
        </w:rPr>
      </w:pPr>
    </w:p>
    <w:p w:rsidR="00072431" w:rsidRDefault="00206880">
      <w:pPr>
        <w:rPr>
          <w:ins w:id="2437" w:author="melan_000" w:date="2014-11-11T09:01:00Z"/>
        </w:rPr>
      </w:pPr>
      <w:r>
        <w:t xml:space="preserve">After implementing the </w:t>
      </w:r>
      <w:del w:id="2438" w:author="melan_000" w:date="2014-11-11T08:56:00Z">
        <w:r w:rsidDel="00072431">
          <w:delText xml:space="preserve">internals of the </w:delText>
        </w:r>
      </w:del>
      <w:r>
        <w:t>timer</w:t>
      </w:r>
      <w:ins w:id="2439" w:author="melan_000" w:date="2014-11-11T08:56:00Z">
        <w:r w:rsidR="00072431">
          <w:t xml:space="preserve"> control logic</w:t>
        </w:r>
      </w:ins>
      <w:r>
        <w:t xml:space="preserve">, all that remains is </w:t>
      </w:r>
      <w:del w:id="2440" w:author="melan_000" w:date="2014-11-11T08:22:00Z">
        <w:r w:rsidDel="00E4276B">
          <w:delText xml:space="preserve">getting </w:delText>
        </w:r>
      </w:del>
      <w:ins w:id="2441" w:author="melan_000" w:date="2014-11-11T08:22:00Z">
        <w:r w:rsidR="00E4276B">
          <w:t xml:space="preserve">to get </w:t>
        </w:r>
      </w:ins>
      <w:r>
        <w:t xml:space="preserve">the value of the timer back to the Master (PS). Since the </w:t>
      </w:r>
      <w:ins w:id="2442" w:author="melan_000" w:date="2014-11-11T08:56:00Z">
        <w:r w:rsidR="00072431">
          <w:t xml:space="preserve">selected </w:t>
        </w:r>
      </w:ins>
      <w:r>
        <w:t xml:space="preserve">AXI </w:t>
      </w:r>
      <w:r w:rsidR="00286D74">
        <w:t xml:space="preserve">data </w:t>
      </w:r>
      <w:r>
        <w:t xml:space="preserve">bus </w:t>
      </w:r>
      <w:r w:rsidR="00286D74">
        <w:t xml:space="preserve">width </w:t>
      </w:r>
      <w:del w:id="2443" w:author="melan_000" w:date="2014-11-11T08:57:00Z">
        <w:r w:rsidDel="00072431">
          <w:delText>we selected is</w:delText>
        </w:r>
      </w:del>
      <w:ins w:id="2444" w:author="melan_000" w:date="2014-11-11T08:57:00Z">
        <w:r w:rsidR="00072431">
          <w:t>was</w:t>
        </w:r>
      </w:ins>
      <w:r>
        <w:t xml:space="preserve"> </w:t>
      </w:r>
      <w:r>
        <w:rPr>
          <w:b/>
        </w:rPr>
        <w:t>32 bits</w:t>
      </w:r>
      <w:ins w:id="2445" w:author="melan_000" w:date="2014-11-20T00:02:00Z">
        <w:r w:rsidR="000F53D0">
          <w:rPr>
            <w:b/>
          </w:rPr>
          <w:t xml:space="preserve">, </w:t>
        </w:r>
      </w:ins>
      <w:del w:id="2446" w:author="melan_000" w:date="2014-11-12T08:32:00Z">
        <w:r w:rsidDel="00975D16">
          <w:delText>, it’s recommended that you</w:delText>
        </w:r>
      </w:del>
      <w:ins w:id="2447" w:author="melan_000" w:date="2014-11-12T08:32:00Z">
        <w:r w:rsidR="00975D16">
          <w:t>we will</w:t>
        </w:r>
      </w:ins>
      <w:r>
        <w:t xml:space="preserve"> implement a 32</w:t>
      </w:r>
      <w:ins w:id="2448" w:author="melan_000" w:date="2014-11-12T08:32:00Z">
        <w:r w:rsidR="00975D16">
          <w:t xml:space="preserve"> </w:t>
        </w:r>
      </w:ins>
      <w:r>
        <w:t>bit timer</w:t>
      </w:r>
      <w:ins w:id="2449" w:author="melan_000" w:date="2014-11-11T08:57:00Z">
        <w:r w:rsidR="00072431">
          <w:t>. The timer value will</w:t>
        </w:r>
      </w:ins>
      <w:del w:id="2450" w:author="melan_000" w:date="2014-11-11T08:57:00Z">
        <w:r w:rsidDel="00072431">
          <w:delText>, and since this value</w:delText>
        </w:r>
      </w:del>
      <w:r>
        <w:t xml:space="preserve"> need</w:t>
      </w:r>
      <w:ins w:id="2451" w:author="melan_000" w:date="2014-11-11T08:57:00Z">
        <w:r w:rsidR="00072431">
          <w:t xml:space="preserve"> </w:t>
        </w:r>
      </w:ins>
      <w:del w:id="2452" w:author="melan_000" w:date="2014-11-11T08:57:00Z">
        <w:r w:rsidDel="00072431">
          <w:delText xml:space="preserve">s </w:delText>
        </w:r>
      </w:del>
      <w:r>
        <w:t xml:space="preserve">to be provided every time the user reads from 0xYY0 (where YY is any </w:t>
      </w:r>
      <w:r>
        <w:lastRenderedPageBreak/>
        <w:t>number)</w:t>
      </w:r>
      <w:ins w:id="2453" w:author="melan_000" w:date="2014-11-11T08:58:00Z">
        <w:r w:rsidR="00072431">
          <w:t>. To achieve this,</w:t>
        </w:r>
      </w:ins>
      <w:r>
        <w:t xml:space="preserve"> we simply need to set the </w:t>
      </w:r>
      <w:r w:rsidRPr="001D3CFB">
        <w:rPr>
          <w:b/>
          <w:i/>
          <w:rPrChange w:id="2454" w:author="melan_000" w:date="2014-11-19T09:16:00Z">
            <w:rPr>
              <w:b/>
            </w:rPr>
          </w:rPrChange>
        </w:rPr>
        <w:t>datain0</w:t>
      </w:r>
      <w:r>
        <w:t xml:space="preserve"> signal </w:t>
      </w:r>
      <w:del w:id="2455" w:author="melan_000" w:date="2014-11-11T08:58:00Z">
        <w:r w:rsidDel="00072431">
          <w:delText xml:space="preserve">we added earlier </w:delText>
        </w:r>
      </w:del>
      <w:r>
        <w:t xml:space="preserve">to be the </w:t>
      </w:r>
      <w:ins w:id="2456" w:author="melan_000" w:date="2014-11-11T08:58:00Z">
        <w:r w:rsidR="00072431">
          <w:t xml:space="preserve">current value of the </w:t>
        </w:r>
      </w:ins>
      <w:r>
        <w:t>timer</w:t>
      </w:r>
      <w:del w:id="2457" w:author="melan_000" w:date="2014-11-11T08:58:00Z">
        <w:r w:rsidDel="00072431">
          <w:delText xml:space="preserve">’s </w:delText>
        </w:r>
        <w:r w:rsidR="00AA7F13" w:rsidDel="00072431">
          <w:delText xml:space="preserve">current </w:delText>
        </w:r>
        <w:r w:rsidDel="00072431">
          <w:delText>value</w:delText>
        </w:r>
      </w:del>
      <w:r>
        <w:t>.</w:t>
      </w:r>
      <w:r w:rsidR="00157948">
        <w:t xml:space="preserve"> </w:t>
      </w:r>
    </w:p>
    <w:p w:rsidR="0015291C" w:rsidRDefault="00072431">
      <w:ins w:id="2458" w:author="melan_000" w:date="2014-11-11T09:01:00Z">
        <w:r>
          <w:t xml:space="preserve">The </w:t>
        </w:r>
      </w:ins>
      <w:ins w:id="2459" w:author="melan_000" w:date="2014-11-11T09:02:00Z">
        <w:r>
          <w:t xml:space="preserve">final step for this exercise is to </w:t>
        </w:r>
      </w:ins>
      <w:ins w:id="2460" w:author="melan_000" w:date="2014-11-11T09:03:00Z">
        <w:r>
          <w:t>export the design to the SDK and modify</w:t>
        </w:r>
      </w:ins>
      <w:ins w:id="2461" w:author="melan_000" w:date="2014-11-11T09:04:00Z">
        <w:r>
          <w:t xml:space="preserve"> the IP test code to exercise the timer</w:t>
        </w:r>
      </w:ins>
      <w:ins w:id="2462" w:author="melan_000" w:date="2014-11-11T09:05:00Z">
        <w:r w:rsidR="00184C45">
          <w:t xml:space="preserve"> and ensure that it operates correctly.</w:t>
        </w:r>
      </w:ins>
      <w:ins w:id="2463" w:author="melan_000" w:date="2014-11-20T00:02:00Z">
        <w:r w:rsidR="000F53D0">
          <w:t xml:space="preserve"> </w:t>
        </w:r>
      </w:ins>
      <w:ins w:id="2464" w:author="melan_000" w:date="2014-11-11T09:05:00Z">
        <w:r w:rsidR="00184C45">
          <w:t xml:space="preserve">An example solution can be found in </w:t>
        </w:r>
      </w:ins>
      <w:r w:rsidR="00443332">
        <w:t>Appendix A</w:t>
      </w:r>
      <w:del w:id="2465" w:author="melan_000" w:date="2014-11-12T08:33:00Z">
        <w:r w:rsidR="00443332" w:rsidDel="00975D16">
          <w:delText xml:space="preserve"> contains </w:delText>
        </w:r>
      </w:del>
      <w:del w:id="2466" w:author="melan_000" w:date="2014-11-11T09:05:00Z">
        <w:r w:rsidR="00443332" w:rsidDel="00184C45">
          <w:delText xml:space="preserve">the </w:delText>
        </w:r>
      </w:del>
      <w:del w:id="2467" w:author="melan_000" w:date="2014-11-12T08:33:00Z">
        <w:r w:rsidR="00443332" w:rsidDel="00975D16">
          <w:delText>solution to the timer,</w:delText>
        </w:r>
      </w:del>
      <w:r w:rsidR="00443332">
        <w:t xml:space="preserve"> in case you wish to verify </w:t>
      </w:r>
      <w:del w:id="2468" w:author="melan_000" w:date="2014-11-12T08:33:00Z">
        <w:r w:rsidR="00443332" w:rsidDel="00975D16">
          <w:delText>your code prior to compiling</w:delText>
        </w:r>
        <w:r w:rsidR="00C92659" w:rsidDel="00975D16">
          <w:delText xml:space="preserve"> i</w:delText>
        </w:r>
      </w:del>
      <w:ins w:id="2469" w:author="melan_000" w:date="2014-11-12T08:33:00Z">
        <w:r w:rsidR="00975D16">
          <w:t>your IP implementation</w:t>
        </w:r>
      </w:ins>
      <w:del w:id="2470" w:author="melan_000" w:date="2014-11-12T08:33:00Z">
        <w:r w:rsidR="00C92659" w:rsidDel="00975D16">
          <w:delText>t</w:delText>
        </w:r>
      </w:del>
      <w:r w:rsidR="00443332">
        <w:t>.</w:t>
      </w:r>
    </w:p>
    <w:p w:rsidR="0015291C" w:rsidRDefault="00A37305">
      <w:pPr>
        <w:pStyle w:val="Heading2"/>
      </w:pPr>
      <w:bookmarkStart w:id="2471" w:name="_Toc404211018"/>
      <w:ins w:id="2472" w:author="melan_000" w:date="2014-11-18T21:43:00Z">
        <w:r>
          <w:t>F</w:t>
        </w:r>
      </w:ins>
      <w:del w:id="2473" w:author="melan_000" w:date="2014-11-18T21:27:00Z">
        <w:r w:rsidR="00D673F4" w:rsidDel="00411C9F">
          <w:delText>6</w:delText>
        </w:r>
        <w:r w:rsidR="00206880" w:rsidDel="00411C9F">
          <w:delText xml:space="preserve">.b </w:delText>
        </w:r>
      </w:del>
      <w:del w:id="2474" w:author="melan_000" w:date="2014-11-18T21:43:00Z">
        <w:r w:rsidR="00206880" w:rsidDel="00A37305">
          <w:delText>F</w:delText>
        </w:r>
      </w:del>
      <w:r w:rsidR="00206880">
        <w:t>IFO implementation</w:t>
      </w:r>
      <w:bookmarkEnd w:id="2471"/>
      <w:r w:rsidR="00206880">
        <w:t xml:space="preserve"> </w:t>
      </w:r>
    </w:p>
    <w:p w:rsidR="0015291C" w:rsidDel="00975D16" w:rsidRDefault="00975D16">
      <w:pPr>
        <w:rPr>
          <w:del w:id="2475" w:author="melan_000" w:date="2014-11-12T08:40:00Z"/>
        </w:rPr>
      </w:pPr>
      <w:ins w:id="2476" w:author="melan_000" w:date="2014-11-12T08:34:00Z">
        <w:r>
          <w:t>A FIFO</w:t>
        </w:r>
      </w:ins>
      <w:ins w:id="2477" w:author="melan_000" w:date="2014-11-12T08:35:00Z">
        <w:r>
          <w:t xml:space="preserve"> i</w:t>
        </w:r>
      </w:ins>
      <w:ins w:id="2478" w:author="melan_000" w:date="2014-11-12T08:34:00Z">
        <w:r>
          <w:t xml:space="preserve">s </w:t>
        </w:r>
      </w:ins>
      <w:ins w:id="2479" w:author="melan_000" w:date="2014-11-12T08:36:00Z">
        <w:r>
          <w:t xml:space="preserve">a common design element that is used </w:t>
        </w:r>
      </w:ins>
      <w:ins w:id="2480" w:author="melan_000" w:date="2014-11-12T08:34:00Z">
        <w:r>
          <w:t>to queue a</w:t>
        </w:r>
      </w:ins>
      <w:ins w:id="2481" w:author="melan_000" w:date="2014-11-12T08:39:00Z">
        <w:r>
          <w:t xml:space="preserve"> </w:t>
        </w:r>
      </w:ins>
      <w:ins w:id="2482" w:author="melan_000" w:date="2014-11-16T23:49:00Z">
        <w:r w:rsidR="00DD2E38">
          <w:t xml:space="preserve">transmitted </w:t>
        </w:r>
      </w:ins>
      <w:ins w:id="2483" w:author="melan_000" w:date="2014-11-12T08:34:00Z">
        <w:r>
          <w:t xml:space="preserve">data </w:t>
        </w:r>
      </w:ins>
      <w:ins w:id="2484" w:author="melan_000" w:date="2014-11-12T08:38:00Z">
        <w:r>
          <w:t xml:space="preserve">stream </w:t>
        </w:r>
      </w:ins>
      <w:ins w:id="2485" w:author="melan_000" w:date="2014-11-12T08:34:00Z">
        <w:r>
          <w:t xml:space="preserve">until </w:t>
        </w:r>
      </w:ins>
      <w:ins w:id="2486" w:author="melan_000" w:date="2014-11-16T23:45:00Z">
        <w:r w:rsidR="00DD2E38">
          <w:t>the receiver</w:t>
        </w:r>
      </w:ins>
      <w:ins w:id="2487" w:author="melan_000" w:date="2014-11-12T08:37:00Z">
        <w:r>
          <w:t xml:space="preserve"> is ready to </w:t>
        </w:r>
      </w:ins>
      <w:ins w:id="2488" w:author="melan_000" w:date="2014-11-16T23:45:00Z">
        <w:r w:rsidR="00DD2E38">
          <w:t>collect</w:t>
        </w:r>
      </w:ins>
      <w:ins w:id="2489" w:author="melan_000" w:date="2014-11-12T08:37:00Z">
        <w:r>
          <w:t xml:space="preserve"> i</w:t>
        </w:r>
      </w:ins>
      <w:ins w:id="2490" w:author="melan_000" w:date="2014-11-12T08:59:00Z">
        <w:r w:rsidR="0026592E">
          <w:t>t</w:t>
        </w:r>
      </w:ins>
      <w:ins w:id="2491" w:author="melan_000" w:date="2014-11-12T09:01:00Z">
        <w:r w:rsidR="00066235">
          <w:t xml:space="preserve">. </w:t>
        </w:r>
      </w:ins>
      <w:ins w:id="2492" w:author="melan_000" w:date="2014-11-16T23:50:00Z">
        <w:r w:rsidR="00DD2E38">
          <w:t xml:space="preserve">The FIFO is particularly important when transferring data between two </w:t>
        </w:r>
      </w:ins>
      <w:ins w:id="2493" w:author="melan_000" w:date="2014-11-16T23:51:00Z">
        <w:r w:rsidR="00DD2E38">
          <w:t>clock domains (</w:t>
        </w:r>
      </w:ins>
      <w:ins w:id="2494" w:author="melan_000" w:date="2014-11-16T23:50:00Z">
        <w:r w:rsidR="00DD2E38">
          <w:t>subsystems that are clocked at different rates</w:t>
        </w:r>
      </w:ins>
      <w:ins w:id="2495" w:author="melan_000" w:date="2014-11-16T23:52:00Z">
        <w:r w:rsidR="00DD2E38">
          <w:t>)</w:t>
        </w:r>
      </w:ins>
      <w:ins w:id="2496" w:author="melan_000" w:date="2014-11-16T23:50:00Z">
        <w:r w:rsidR="00DD2E38">
          <w:t xml:space="preserve">. </w:t>
        </w:r>
      </w:ins>
      <w:ins w:id="2497" w:author="melan_000" w:date="2014-11-19T00:02:00Z">
        <w:r w:rsidR="00853055" w:rsidRPr="008A63C4">
          <w:fldChar w:fldCharType="begin"/>
        </w:r>
        <w:r w:rsidR="00853055" w:rsidRPr="00B77E1B">
          <w:instrText xml:space="preserve"> REF _Ref404118678 \h </w:instrText>
        </w:r>
      </w:ins>
      <w:r w:rsidR="00B77E1B">
        <w:instrText xml:space="preserve"> \* MERGEFORMAT </w:instrText>
      </w:r>
      <w:r w:rsidR="00853055" w:rsidRPr="008A63C4">
        <w:rPr>
          <w:rPrChange w:id="2498" w:author="Shivam Garg" w:date="2014-11-26T01:07:00Z">
            <w:rPr/>
          </w:rPrChange>
        </w:rPr>
        <w:fldChar w:fldCharType="separate"/>
      </w:r>
      <w:ins w:id="2499" w:author="melan_000" w:date="2014-11-20T01:41:00Z">
        <w:r w:rsidR="00113A04" w:rsidRPr="00B77E1B">
          <w:rPr>
            <w:i/>
            <w:iCs/>
          </w:rPr>
          <w:t xml:space="preserve">Figure </w:t>
        </w:r>
        <w:r w:rsidR="00113A04" w:rsidRPr="00B77E1B">
          <w:rPr>
            <w:noProof/>
            <w:rPrChange w:id="2500" w:author="Shivam Garg" w:date="2014-11-26T01:07:00Z">
              <w:rPr>
                <w:noProof/>
                <w:sz w:val="24"/>
                <w:szCs w:val="24"/>
              </w:rPr>
            </w:rPrChange>
          </w:rPr>
          <w:t>6</w:t>
        </w:r>
        <w:r w:rsidR="00113A04" w:rsidRPr="00B77E1B">
          <w:rPr>
            <w:rPrChange w:id="2501" w:author="Shivam Garg" w:date="2014-11-26T01:07:00Z">
              <w:rPr>
                <w:sz w:val="24"/>
                <w:szCs w:val="24"/>
              </w:rPr>
            </w:rPrChange>
          </w:rPr>
          <w:noBreakHyphen/>
        </w:r>
        <w:r w:rsidR="00113A04" w:rsidRPr="00B77E1B">
          <w:rPr>
            <w:noProof/>
            <w:rPrChange w:id="2502" w:author="Shivam Garg" w:date="2014-11-26T01:07:00Z">
              <w:rPr>
                <w:noProof/>
                <w:sz w:val="24"/>
                <w:szCs w:val="24"/>
              </w:rPr>
            </w:rPrChange>
          </w:rPr>
          <w:t>2</w:t>
        </w:r>
      </w:ins>
      <w:ins w:id="2503" w:author="melan_000" w:date="2014-11-19T00:02:00Z">
        <w:r w:rsidR="00853055" w:rsidRPr="008A63C4">
          <w:fldChar w:fldCharType="end"/>
        </w:r>
      </w:ins>
      <w:moveToRangeStart w:id="2504" w:author="melan_000" w:date="2014-11-12T09:01:00Z" w:name="move403546204"/>
      <w:moveTo w:id="2505" w:author="melan_000" w:date="2014-11-12T09:01:00Z">
        <w:del w:id="2506" w:author="melan_000" w:date="2014-11-19T00:02:00Z">
          <w:r w:rsidR="00066235" w:rsidRPr="008A63C4" w:rsidDel="00853055">
            <w:delText>Figure 6.2</w:delText>
          </w:r>
        </w:del>
        <w:r w:rsidR="00066235">
          <w:t xml:space="preserve"> details the FSM that you will be </w:t>
        </w:r>
        <w:del w:id="2507" w:author="melan_000" w:date="2014-11-16T23:47:00Z">
          <w:r w:rsidR="00066235" w:rsidDel="00DD2E38">
            <w:delText>implementin</w:delText>
          </w:r>
        </w:del>
      </w:moveTo>
      <w:ins w:id="2508" w:author="melan_000" w:date="2014-11-16T23:47:00Z">
        <w:r w:rsidR="00DD2E38">
          <w:t xml:space="preserve">implementing. It </w:t>
        </w:r>
      </w:ins>
      <w:moveTo w:id="2509" w:author="melan_000" w:date="2014-11-12T09:01:00Z">
        <w:del w:id="2510" w:author="melan_000" w:date="2014-11-16T23:47:00Z">
          <w:r w:rsidR="00066235" w:rsidDel="00DD2E38">
            <w:delText xml:space="preserve">g, it </w:delText>
          </w:r>
        </w:del>
        <w:r w:rsidR="00066235">
          <w:t xml:space="preserve">should be noted that </w:t>
        </w:r>
      </w:moveTo>
      <w:ins w:id="2511" w:author="melan_000" w:date="2014-11-17T00:29:00Z">
        <w:r w:rsidR="0035547B">
          <w:t xml:space="preserve">state transitions </w:t>
        </w:r>
        <w:r w:rsidR="0035547B" w:rsidRPr="0035547B">
          <w:t xml:space="preserve">must </w:t>
        </w:r>
      </w:ins>
      <w:ins w:id="2512" w:author="melan_000" w:date="2014-11-17T00:30:00Z">
        <w:r w:rsidR="0035547B" w:rsidRPr="0035547B">
          <w:t xml:space="preserve">not </w:t>
        </w:r>
        <w:r w:rsidR="0035547B">
          <w:t xml:space="preserve">occur </w:t>
        </w:r>
        <w:r w:rsidR="0035547B" w:rsidRPr="0035547B">
          <w:rPr>
            <w:i/>
            <w:rPrChange w:id="2513" w:author="melan_000" w:date="2014-11-17T00:34:00Z">
              <w:rPr/>
            </w:rPrChange>
          </w:rPr>
          <w:t>during</w:t>
        </w:r>
        <w:r w:rsidR="0035547B" w:rsidRPr="0035547B">
          <w:t xml:space="preserve"> </w:t>
        </w:r>
        <w:r w:rsidR="0035547B">
          <w:t>an AXI transaction</w:t>
        </w:r>
      </w:ins>
      <w:ins w:id="2514" w:author="melan_000" w:date="2014-11-17T00:33:00Z">
        <w:r w:rsidR="0035547B">
          <w:t xml:space="preserve">. This is particularly important for a read operation where the data read will be unpredictable if the data </w:t>
        </w:r>
      </w:ins>
      <w:ins w:id="2515" w:author="melan_000" w:date="2014-11-20T00:04:00Z">
        <w:r w:rsidR="000F53D0">
          <w:t xml:space="preserve">on the data </w:t>
        </w:r>
      </w:ins>
      <w:ins w:id="2516" w:author="melan_000" w:date="2014-11-17T00:33:00Z">
        <w:r w:rsidR="0035547B">
          <w:t>bus does not remain stable</w:t>
        </w:r>
      </w:ins>
      <w:moveTo w:id="2517" w:author="melan_000" w:date="2014-11-12T09:01:00Z">
        <w:del w:id="2518" w:author="melan_000" w:date="2014-11-16T23:46:00Z">
          <w:r w:rsidR="00066235" w:rsidDel="00DD2E38">
            <w:delText xml:space="preserve">for reads, </w:delText>
          </w:r>
        </w:del>
        <w:del w:id="2519" w:author="melan_000" w:date="2014-11-16T23:47:00Z">
          <w:r w:rsidR="00066235" w:rsidDel="00DD2E38">
            <w:delText>you should not be doing anything during the read process (so that the data is stable during the read)</w:delText>
          </w:r>
        </w:del>
        <w:del w:id="2520" w:author="melan_000" w:date="2014-11-16T23:51:00Z">
          <w:r w:rsidR="00066235" w:rsidDel="00DD2E38">
            <w:delText xml:space="preserve"> and instead focus your efforts towards ensuring that at every stage valid data is available to be read form </w:delText>
          </w:r>
          <w:r w:rsidR="00066235" w:rsidDel="00DD2E38">
            <w:rPr>
              <w:b/>
            </w:rPr>
            <w:delText>datain1</w:delText>
          </w:r>
          <w:r w:rsidR="00066235" w:rsidDel="00DD2E38">
            <w:delText>, more details to follow</w:delText>
          </w:r>
        </w:del>
        <w:r w:rsidR="00066235">
          <w:t>.</w:t>
        </w:r>
      </w:moveTo>
      <w:moveToRangeEnd w:id="2504"/>
      <w:del w:id="2521" w:author="melan_000" w:date="2014-11-12T08:40:00Z">
        <w:r w:rsidR="007D3B2B" w:rsidDel="00975D16">
          <w:delText>Specification</w:delText>
        </w:r>
        <w:r w:rsidR="00206880" w:rsidDel="00975D16">
          <w:delText>:</w:delText>
        </w:r>
      </w:del>
      <w:del w:id="2522" w:author="melan_000" w:date="2014-11-12T08:34:00Z">
        <w:r w:rsidR="00206880" w:rsidDel="00975D16">
          <w:delText xml:space="preserve"> </w:delText>
        </w:r>
      </w:del>
    </w:p>
    <w:p w:rsidR="0015291C" w:rsidDel="00700F11" w:rsidRDefault="00206880">
      <w:pPr>
        <w:rPr>
          <w:del w:id="2523" w:author="melan_000" w:date="2014-11-12T08:45:00Z"/>
        </w:rPr>
        <w:pPrChange w:id="2524" w:author="melan_000" w:date="2014-11-12T08:54:00Z">
          <w:pPr>
            <w:pStyle w:val="ListParagraph"/>
            <w:numPr>
              <w:numId w:val="28"/>
            </w:numPr>
            <w:ind w:hanging="360"/>
          </w:pPr>
        </w:pPrChange>
      </w:pPr>
      <w:del w:id="2525" w:author="melan_000" w:date="2014-11-12T08:54:00Z">
        <w:r w:rsidDel="006E35D8">
          <w:delText xml:space="preserve">FIFO </w:delText>
        </w:r>
      </w:del>
      <w:del w:id="2526" w:author="melan_000" w:date="2014-11-12T08:41:00Z">
        <w:r w:rsidDel="00975D16">
          <w:delText xml:space="preserve">of </w:delText>
        </w:r>
      </w:del>
      <w:del w:id="2527" w:author="melan_000" w:date="2014-11-12T08:54:00Z">
        <w:r w:rsidDel="006E35D8">
          <w:delText xml:space="preserve">data width </w:delText>
        </w:r>
        <w:r w:rsidR="00421EE2" w:rsidRPr="008C6F88" w:rsidDel="006E35D8">
          <w:rPr>
            <w:b/>
          </w:rPr>
          <w:delText>16</w:delText>
        </w:r>
        <w:r w:rsidRPr="008C6F88" w:rsidDel="006E35D8">
          <w:rPr>
            <w:b/>
          </w:rPr>
          <w:delText xml:space="preserve"> bit</w:delText>
        </w:r>
        <w:r w:rsidR="00D75BD3" w:rsidRPr="008C6F88" w:rsidDel="006E35D8">
          <w:rPr>
            <w:b/>
          </w:rPr>
          <w:delText>s</w:delText>
        </w:r>
      </w:del>
      <w:del w:id="2528" w:author="melan_000" w:date="2014-11-12T08:41:00Z">
        <w:r w:rsidR="00D75BD3" w:rsidDel="00700F11">
          <w:delText xml:space="preserve">, </w:delText>
        </w:r>
      </w:del>
      <w:del w:id="2529" w:author="melan_000" w:date="2014-11-12T08:54:00Z">
        <w:r w:rsidR="00F37A5A" w:rsidRPr="008C6F88" w:rsidDel="006E35D8">
          <w:rPr>
            <w:b/>
          </w:rPr>
          <w:delText>1024 words</w:delText>
        </w:r>
      </w:del>
      <w:del w:id="2530" w:author="melan_000" w:date="2014-11-12T08:41:00Z">
        <w:r w:rsidR="00F37A5A" w:rsidDel="00700F11">
          <w:delText xml:space="preserve"> in size</w:delText>
        </w:r>
      </w:del>
    </w:p>
    <w:p w:rsidR="009A249E" w:rsidDel="006E35D8" w:rsidRDefault="009A249E">
      <w:pPr>
        <w:rPr>
          <w:del w:id="2531" w:author="melan_000" w:date="2014-11-12T08:54:00Z"/>
        </w:rPr>
        <w:pPrChange w:id="2532" w:author="melan_000" w:date="2014-11-12T08:54:00Z">
          <w:pPr>
            <w:pStyle w:val="ListParagraph"/>
            <w:numPr>
              <w:ilvl w:val="1"/>
              <w:numId w:val="28"/>
            </w:numPr>
            <w:ind w:left="993" w:hanging="360"/>
          </w:pPr>
        </w:pPrChange>
      </w:pPr>
      <w:del w:id="2533" w:author="melan_000" w:date="2014-11-12T08:54:00Z">
        <w:r w:rsidDel="006E35D8">
          <w:delText xml:space="preserve">This should be implemented as block ram </w:delText>
        </w:r>
        <w:r w:rsidR="0048464D" w:rsidDel="006E35D8">
          <w:delText xml:space="preserve">in your </w:delText>
        </w:r>
      </w:del>
      <w:del w:id="2534" w:author="melan_000" w:date="2014-11-12T08:45:00Z">
        <w:r w:rsidR="0048464D" w:rsidDel="00700F11">
          <w:delText>t</w:delText>
        </w:r>
      </w:del>
      <w:del w:id="2535" w:author="melan_000" w:date="2014-11-12T08:54:00Z">
        <w:r w:rsidR="0048464D" w:rsidDel="006E35D8">
          <w:delText>op</w:delText>
        </w:r>
      </w:del>
      <w:del w:id="2536" w:author="melan_000" w:date="2014-11-12T08:45:00Z">
        <w:r w:rsidR="0048464D" w:rsidDel="00700F11">
          <w:delText>l</w:delText>
        </w:r>
      </w:del>
      <w:del w:id="2537" w:author="melan_000" w:date="2014-11-12T08:54:00Z">
        <w:r w:rsidR="0048464D" w:rsidDel="006E35D8">
          <w:delText>evel</w:delText>
        </w:r>
      </w:del>
      <w:del w:id="2538" w:author="melan_000" w:date="2014-11-12T08:43:00Z">
        <w:r w:rsidR="00E175CA" w:rsidDel="00700F11">
          <w:delText xml:space="preserve"> with</w:delText>
        </w:r>
      </w:del>
      <w:del w:id="2539" w:author="melan_000" w:date="2014-11-12T08:54:00Z">
        <w:r w:rsidR="00E175CA" w:rsidDel="006E35D8">
          <w:delText xml:space="preserve"> an address width of 16 bits and a data width of also 16 bits</w:delText>
        </w:r>
        <w:r w:rsidR="00587B8A" w:rsidDel="006E35D8">
          <w:delText>.</w:delText>
        </w:r>
        <w:r w:rsidR="0048464D" w:rsidDel="006E35D8">
          <w:delText xml:space="preserve"> </w:delText>
        </w:r>
        <w:r w:rsidR="00587B8A" w:rsidDel="006E35D8">
          <w:delText>I</w:delText>
        </w:r>
        <w:r w:rsidR="0048464D" w:rsidDel="006E35D8">
          <w:delText xml:space="preserve">f you need a refresher </w:delText>
        </w:r>
      </w:del>
      <w:del w:id="2540" w:author="melan_000" w:date="2014-11-12T08:44:00Z">
        <w:r w:rsidR="0048464D" w:rsidDel="00700F11">
          <w:delText>as to how to go about this, please</w:delText>
        </w:r>
      </w:del>
      <w:del w:id="2541" w:author="melan_000" w:date="2014-11-12T08:54:00Z">
        <w:r w:rsidR="0048464D" w:rsidDel="006E35D8">
          <w:delText xml:space="preserve"> refer to </w:delText>
        </w:r>
        <w:r w:rsidR="00AE0FBD" w:rsidDel="006E35D8">
          <w:delText>“Distributed and Block ram on Xilinx FPGA’s”</w:delText>
        </w:r>
        <w:r w:rsidR="005D41A3" w:rsidDel="006E35D8">
          <w:delText xml:space="preserve"> guide</w:delText>
        </w:r>
        <w:r w:rsidR="00AE0FBD" w:rsidDel="006E35D8">
          <w:delText xml:space="preserve"> [5]</w:delText>
        </w:r>
      </w:del>
    </w:p>
    <w:p w:rsidR="00D75BD3" w:rsidDel="006E35D8" w:rsidRDefault="00206880">
      <w:pPr>
        <w:rPr>
          <w:del w:id="2542" w:author="melan_000" w:date="2014-11-12T08:54:00Z"/>
        </w:rPr>
        <w:pPrChange w:id="2543" w:author="melan_000" w:date="2014-11-12T08:54:00Z">
          <w:pPr>
            <w:pStyle w:val="ListParagraph"/>
            <w:numPr>
              <w:numId w:val="28"/>
            </w:numPr>
            <w:ind w:hanging="360"/>
          </w:pPr>
        </w:pPrChange>
      </w:pPr>
      <w:del w:id="2544" w:author="melan_000" w:date="2014-11-12T08:54:00Z">
        <w:r w:rsidDel="006E35D8">
          <w:delText>If we reach the end</w:delText>
        </w:r>
        <w:r w:rsidR="009F5A4F" w:rsidDel="006E35D8">
          <w:delText xml:space="preserve"> of </w:delText>
        </w:r>
        <w:r w:rsidR="00317AA1" w:rsidDel="006E35D8">
          <w:delText>FIFO</w:delText>
        </w:r>
        <w:r w:rsidR="009F5A4F" w:rsidDel="006E35D8">
          <w:delText xml:space="preserve"> addressing</w:delText>
        </w:r>
        <w:r w:rsidDel="006E35D8">
          <w:delText xml:space="preserve">, </w:delText>
        </w:r>
        <w:r w:rsidR="0092351F" w:rsidDel="006E35D8">
          <w:delText xml:space="preserve">writes/reads </w:delText>
        </w:r>
        <w:r w:rsidDel="006E35D8">
          <w:delText>should simply wrap around</w:delText>
        </w:r>
        <w:r w:rsidR="004A3FEC" w:rsidDel="006E35D8">
          <w:delText xml:space="preserve"> the BRAM</w:delText>
        </w:r>
      </w:del>
    </w:p>
    <w:p w:rsidR="00A26174" w:rsidDel="006E35D8" w:rsidRDefault="00206880">
      <w:pPr>
        <w:rPr>
          <w:del w:id="2545" w:author="melan_000" w:date="2014-11-12T08:54:00Z"/>
        </w:rPr>
        <w:pPrChange w:id="2546" w:author="melan_000" w:date="2014-11-12T08:54:00Z">
          <w:pPr>
            <w:pStyle w:val="ListParagraph"/>
            <w:numPr>
              <w:numId w:val="28"/>
            </w:numPr>
            <w:ind w:hanging="360"/>
          </w:pPr>
        </w:pPrChange>
      </w:pPr>
      <w:del w:id="2547" w:author="melan_000" w:date="2014-11-12T08:54:00Z">
        <w:r w:rsidDel="006E35D8">
          <w:delText xml:space="preserve">Similarly </w:delText>
        </w:r>
        <w:r w:rsidR="00A26174" w:rsidDel="006E35D8">
          <w:delText xml:space="preserve">reading beyond data in the FIFO should not cause a loss of ‘place’ the user is up to in the FIFO. For a detailed walkthrough </w:delText>
        </w:r>
        <w:r w:rsidR="003305A8" w:rsidDel="006E35D8">
          <w:delText>on</w:delText>
        </w:r>
        <w:r w:rsidR="00A26174" w:rsidDel="006E35D8">
          <w:delText xml:space="preserve"> the operation of the FIFO see Figure </w:delText>
        </w:r>
        <w:r w:rsidR="003B239A" w:rsidDel="006E35D8">
          <w:delText>6.3.</w:delText>
        </w:r>
      </w:del>
    </w:p>
    <w:p w:rsidR="007D3B2B" w:rsidDel="006E35D8" w:rsidRDefault="007D3B2B">
      <w:pPr>
        <w:rPr>
          <w:del w:id="2548" w:author="melan_000" w:date="2014-11-12T08:54:00Z"/>
        </w:rPr>
        <w:pPrChange w:id="2549" w:author="melan_000" w:date="2014-11-12T08:54:00Z">
          <w:pPr>
            <w:pStyle w:val="ListParagraph"/>
            <w:numPr>
              <w:numId w:val="28"/>
            </w:numPr>
            <w:ind w:hanging="360"/>
          </w:pPr>
        </w:pPrChange>
      </w:pPr>
      <w:del w:id="2550" w:author="melan_000" w:date="2014-11-12T08:54:00Z">
        <w:r w:rsidDel="006E35D8">
          <w:delText xml:space="preserve">If the user tries to read beyond the data in the FIFO, bit 31 (Most </w:delText>
        </w:r>
        <w:r w:rsidR="008B05E8" w:rsidDel="006E35D8">
          <w:delText>S</w:delText>
        </w:r>
        <w:r w:rsidDel="006E35D8">
          <w:delText xml:space="preserve">ignificant </w:delText>
        </w:r>
        <w:r w:rsidR="008B05E8" w:rsidDel="006E35D8">
          <w:delText>B</w:delText>
        </w:r>
        <w:r w:rsidDel="006E35D8">
          <w:delText>it) should be set, to indicate that the data is invalid, and it is expected that the user checks this bit for data validity.</w:delText>
        </w:r>
      </w:del>
    </w:p>
    <w:tbl>
      <w:tblPr>
        <w:tblW w:w="6076" w:type="dxa"/>
        <w:jc w:val="center"/>
        <w:tblLook w:val="04A0" w:firstRow="1" w:lastRow="0" w:firstColumn="1" w:lastColumn="0" w:noHBand="0" w:noVBand="1"/>
        <w:tblPrChange w:id="2551" w:author="melan_000" w:date="2014-11-12T08:51:00Z">
          <w:tblPr>
            <w:tblW w:w="5098" w:type="dxa"/>
            <w:jc w:val="center"/>
            <w:tblLook w:val="04A0" w:firstRow="1" w:lastRow="0" w:firstColumn="1" w:lastColumn="0" w:noHBand="0" w:noVBand="1"/>
          </w:tblPr>
        </w:tblPrChange>
      </w:tblPr>
      <w:tblGrid>
        <w:gridCol w:w="1906"/>
        <w:gridCol w:w="809"/>
        <w:gridCol w:w="522"/>
        <w:gridCol w:w="479"/>
        <w:gridCol w:w="460"/>
        <w:gridCol w:w="520"/>
        <w:gridCol w:w="640"/>
        <w:gridCol w:w="740"/>
        <w:tblGridChange w:id="2552">
          <w:tblGrid>
            <w:gridCol w:w="998"/>
            <w:gridCol w:w="809"/>
            <w:gridCol w:w="522"/>
            <w:gridCol w:w="479"/>
            <w:gridCol w:w="460"/>
            <w:gridCol w:w="520"/>
            <w:gridCol w:w="640"/>
            <w:gridCol w:w="740"/>
          </w:tblGrid>
        </w:tblGridChange>
      </w:tblGrid>
      <w:tr w:rsidR="001B6B76" w:rsidDel="006E35D8" w:rsidTr="00700F11">
        <w:trPr>
          <w:trHeight w:val="300"/>
          <w:jc w:val="center"/>
          <w:del w:id="2553" w:author="melan_000" w:date="2014-11-12T08:54:00Z"/>
          <w:trPrChange w:id="2554"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555" w:author="melan_000" w:date="2014-11-12T08:51:00Z">
              <w:tcPr>
                <w:tcW w:w="99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DD2E38">
            <w:pPr>
              <w:rPr>
                <w:del w:id="2556" w:author="melan_000" w:date="2014-11-12T08:54:00Z"/>
                <w:rFonts w:ascii="Calibri" w:eastAsia="Times New Roman" w:hAnsi="Calibri" w:cs="Times New Roman"/>
                <w:color w:val="000000"/>
                <w:lang w:eastAsia="en-AU"/>
              </w:rPr>
              <w:pPrChange w:id="2557" w:author="melan_000" w:date="2014-11-12T08:54:00Z">
                <w:pPr>
                  <w:spacing w:after="0" w:line="240" w:lineRule="auto"/>
                </w:pPr>
              </w:pPrChange>
            </w:pPr>
            <w:ins w:id="2558" w:author="melan_000" w:date="2014-11-16T23:53:00Z">
              <w:r>
                <w:rPr>
                  <w:rFonts w:ascii="Calibri" w:eastAsia="Times New Roman" w:hAnsi="Calibri" w:cs="Times New Roman"/>
                  <w:color w:val="000000"/>
                  <w:lang w:eastAsia="en-AU"/>
                </w:rPr>
                <w:t xml:space="preserve"> S</w:t>
              </w:r>
            </w:ins>
            <w:ins w:id="2559" w:author="melan_000" w:date="2014-11-12T08:55:00Z">
              <w:r w:rsidR="006E35D8">
                <w:rPr>
                  <w:rFonts w:ascii="Calibri" w:eastAsia="Times New Roman" w:hAnsi="Calibri" w:cs="Times New Roman"/>
                  <w:color w:val="000000"/>
                  <w:lang w:eastAsia="en-AU"/>
                </w:rPr>
                <w:t>.</w:t>
              </w:r>
            </w:ins>
            <w:del w:id="2560" w:author="melan_000" w:date="2014-11-12T08:54:00Z">
              <w:r w:rsidR="001B6B76" w:rsidDel="006E35D8">
                <w:rPr>
                  <w:rFonts w:ascii="Calibri" w:eastAsia="Times New Roman" w:hAnsi="Calibri" w:cs="Times New Roman"/>
                  <w:color w:val="000000"/>
                  <w:lang w:eastAsia="en-AU"/>
                </w:rPr>
                <w:delText>Bit</w:delText>
              </w:r>
            </w:del>
          </w:p>
        </w:tc>
        <w:tc>
          <w:tcPr>
            <w:tcW w:w="809" w:type="dxa"/>
            <w:tcBorders>
              <w:top w:val="single" w:sz="4" w:space="0" w:color="auto"/>
              <w:left w:val="nil"/>
              <w:bottom w:val="single" w:sz="4" w:space="0" w:color="auto"/>
              <w:right w:val="single" w:sz="4" w:space="0" w:color="auto"/>
            </w:tcBorders>
            <w:noWrap/>
            <w:vAlign w:val="bottom"/>
            <w:hideMark/>
            <w:tcPrChange w:id="2561" w:author="melan_000" w:date="2014-11-12T08:51:00Z">
              <w:tcPr>
                <w:tcW w:w="73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62" w:author="melan_000" w:date="2014-11-12T08:54:00Z"/>
                <w:rFonts w:ascii="Calibri" w:eastAsia="Times New Roman" w:hAnsi="Calibri" w:cs="Times New Roman"/>
                <w:color w:val="000000"/>
                <w:lang w:eastAsia="en-AU"/>
              </w:rPr>
              <w:pPrChange w:id="2563" w:author="melan_000" w:date="2014-11-12T08:54:00Z">
                <w:pPr>
                  <w:spacing w:after="0" w:line="240" w:lineRule="auto"/>
                  <w:jc w:val="center"/>
                </w:pPr>
              </w:pPrChange>
            </w:pPr>
            <w:del w:id="2564" w:author="melan_000" w:date="2014-11-12T08:54:00Z">
              <w:r w:rsidDel="006E35D8">
                <w:rPr>
                  <w:rFonts w:ascii="Calibri" w:eastAsia="Times New Roman" w:hAnsi="Calibri" w:cs="Times New Roman"/>
                  <w:color w:val="000000"/>
                  <w:lang w:eastAsia="en-AU"/>
                </w:rPr>
                <w:delText>31</w:delText>
              </w:r>
            </w:del>
          </w:p>
        </w:tc>
        <w:tc>
          <w:tcPr>
            <w:tcW w:w="522" w:type="dxa"/>
            <w:tcBorders>
              <w:top w:val="single" w:sz="4" w:space="0" w:color="auto"/>
              <w:left w:val="nil"/>
              <w:bottom w:val="single" w:sz="4" w:space="0" w:color="auto"/>
              <w:right w:val="single" w:sz="4" w:space="0" w:color="auto"/>
            </w:tcBorders>
            <w:noWrap/>
            <w:vAlign w:val="bottom"/>
            <w:hideMark/>
            <w:tcPrChange w:id="2565" w:author="melan_000" w:date="2014-11-12T08:51:00Z">
              <w:tcPr>
                <w:tcW w:w="522"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66" w:author="melan_000" w:date="2014-11-12T08:54:00Z"/>
                <w:rFonts w:ascii="Calibri" w:eastAsia="Times New Roman" w:hAnsi="Calibri" w:cs="Times New Roman"/>
                <w:color w:val="000000"/>
                <w:lang w:eastAsia="en-AU"/>
              </w:rPr>
              <w:pPrChange w:id="2567" w:author="melan_000" w:date="2014-11-12T08:54:00Z">
                <w:pPr>
                  <w:spacing w:after="0" w:line="240" w:lineRule="auto"/>
                  <w:jc w:val="center"/>
                </w:pPr>
              </w:pPrChange>
            </w:pPr>
            <w:del w:id="2568" w:author="melan_000" w:date="2014-11-12T08:54:00Z">
              <w:r w:rsidDel="006E35D8">
                <w:rPr>
                  <w:rFonts w:ascii="Calibri" w:eastAsia="Times New Roman" w:hAnsi="Calibri" w:cs="Times New Roman"/>
                  <w:color w:val="000000"/>
                  <w:lang w:eastAsia="en-AU"/>
                </w:rPr>
                <w:delText>30</w:delText>
              </w:r>
            </w:del>
          </w:p>
        </w:tc>
        <w:tc>
          <w:tcPr>
            <w:tcW w:w="479" w:type="dxa"/>
            <w:tcBorders>
              <w:top w:val="single" w:sz="4" w:space="0" w:color="auto"/>
              <w:left w:val="nil"/>
              <w:bottom w:val="single" w:sz="4" w:space="0" w:color="auto"/>
              <w:right w:val="single" w:sz="4" w:space="0" w:color="auto"/>
            </w:tcBorders>
            <w:noWrap/>
            <w:vAlign w:val="bottom"/>
            <w:hideMark/>
            <w:tcPrChange w:id="2569" w:author="melan_000" w:date="2014-11-12T08:51:00Z">
              <w:tcPr>
                <w:tcW w:w="479"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70" w:author="melan_000" w:date="2014-11-12T08:54:00Z"/>
                <w:rFonts w:ascii="Calibri" w:eastAsia="Times New Roman" w:hAnsi="Calibri" w:cs="Times New Roman"/>
                <w:color w:val="000000"/>
                <w:lang w:eastAsia="en-AU"/>
              </w:rPr>
              <w:pPrChange w:id="2571" w:author="melan_000" w:date="2014-11-12T08:54:00Z">
                <w:pPr>
                  <w:spacing w:after="0" w:line="240" w:lineRule="auto"/>
                  <w:jc w:val="center"/>
                </w:pPr>
              </w:pPrChange>
            </w:pPr>
            <w:del w:id="2572" w:author="melan_000" w:date="2014-11-12T08:54:00Z">
              <w:r w:rsidDel="006E35D8">
                <w:rPr>
                  <w:rFonts w:ascii="Calibri" w:eastAsia="Times New Roman" w:hAnsi="Calibri" w:cs="Times New Roman"/>
                  <w:color w:val="000000"/>
                  <w:lang w:eastAsia="en-AU"/>
                </w:rPr>
                <w:delText>…..</w:delText>
              </w:r>
            </w:del>
          </w:p>
        </w:tc>
        <w:tc>
          <w:tcPr>
            <w:tcW w:w="460" w:type="dxa"/>
            <w:tcBorders>
              <w:top w:val="single" w:sz="4" w:space="0" w:color="auto"/>
              <w:left w:val="nil"/>
              <w:bottom w:val="single" w:sz="4" w:space="0" w:color="auto"/>
              <w:right w:val="single" w:sz="4" w:space="0" w:color="auto"/>
            </w:tcBorders>
            <w:noWrap/>
            <w:vAlign w:val="bottom"/>
            <w:hideMark/>
            <w:tcPrChange w:id="2573" w:author="melan_000" w:date="2014-11-12T08:51:00Z">
              <w:tcPr>
                <w:tcW w:w="46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74" w:author="melan_000" w:date="2014-11-12T08:54:00Z"/>
                <w:rFonts w:ascii="Calibri" w:eastAsia="Times New Roman" w:hAnsi="Calibri" w:cs="Times New Roman"/>
                <w:color w:val="000000"/>
                <w:lang w:eastAsia="en-AU"/>
              </w:rPr>
              <w:pPrChange w:id="2575" w:author="melan_000" w:date="2014-11-12T08:54:00Z">
                <w:pPr>
                  <w:spacing w:after="0" w:line="240" w:lineRule="auto"/>
                  <w:jc w:val="center"/>
                </w:pPr>
              </w:pPrChange>
            </w:pPr>
            <w:del w:id="2576" w:author="melan_000" w:date="2014-11-12T08:54:00Z">
              <w:r w:rsidDel="006E35D8">
                <w:rPr>
                  <w:rFonts w:ascii="Calibri" w:eastAsia="Times New Roman" w:hAnsi="Calibri" w:cs="Times New Roman"/>
                  <w:color w:val="000000"/>
                  <w:lang w:eastAsia="en-AU"/>
                </w:rPr>
                <w:delText>15</w:delText>
              </w:r>
            </w:del>
          </w:p>
        </w:tc>
        <w:tc>
          <w:tcPr>
            <w:tcW w:w="520" w:type="dxa"/>
            <w:tcBorders>
              <w:top w:val="single" w:sz="4" w:space="0" w:color="auto"/>
              <w:left w:val="nil"/>
              <w:bottom w:val="single" w:sz="4" w:space="0" w:color="auto"/>
              <w:right w:val="single" w:sz="4" w:space="0" w:color="auto"/>
            </w:tcBorders>
            <w:noWrap/>
            <w:vAlign w:val="bottom"/>
            <w:hideMark/>
            <w:tcPrChange w:id="2577" w:author="melan_000" w:date="2014-11-12T08:51:00Z">
              <w:tcPr>
                <w:tcW w:w="52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78" w:author="melan_000" w:date="2014-11-12T08:54:00Z"/>
                <w:rFonts w:ascii="Calibri" w:eastAsia="Times New Roman" w:hAnsi="Calibri" w:cs="Times New Roman"/>
                <w:color w:val="000000"/>
                <w:lang w:eastAsia="en-AU"/>
              </w:rPr>
              <w:pPrChange w:id="2579" w:author="melan_000" w:date="2014-11-12T08:54:00Z">
                <w:pPr>
                  <w:spacing w:after="0" w:line="240" w:lineRule="auto"/>
                  <w:jc w:val="center"/>
                </w:pPr>
              </w:pPrChange>
            </w:pPr>
            <w:del w:id="2580" w:author="melan_000" w:date="2014-11-12T08:54:00Z">
              <w:r w:rsidDel="006E35D8">
                <w:rPr>
                  <w:rFonts w:ascii="Calibri" w:eastAsia="Times New Roman" w:hAnsi="Calibri" w:cs="Times New Roman"/>
                  <w:color w:val="000000"/>
                  <w:lang w:eastAsia="en-AU"/>
                </w:rPr>
                <w:delText>……</w:delText>
              </w:r>
            </w:del>
          </w:p>
        </w:tc>
        <w:tc>
          <w:tcPr>
            <w:tcW w:w="640" w:type="dxa"/>
            <w:tcBorders>
              <w:top w:val="single" w:sz="4" w:space="0" w:color="auto"/>
              <w:left w:val="nil"/>
              <w:bottom w:val="single" w:sz="4" w:space="0" w:color="auto"/>
              <w:right w:val="single" w:sz="4" w:space="0" w:color="auto"/>
            </w:tcBorders>
            <w:noWrap/>
            <w:vAlign w:val="bottom"/>
            <w:hideMark/>
            <w:tcPrChange w:id="2581" w:author="melan_000" w:date="2014-11-12T08:51:00Z">
              <w:tcPr>
                <w:tcW w:w="6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82" w:author="melan_000" w:date="2014-11-12T08:54:00Z"/>
                <w:rFonts w:ascii="Calibri" w:eastAsia="Times New Roman" w:hAnsi="Calibri" w:cs="Times New Roman"/>
                <w:color w:val="000000"/>
                <w:lang w:eastAsia="en-AU"/>
              </w:rPr>
              <w:pPrChange w:id="2583" w:author="melan_000" w:date="2014-11-12T08:54:00Z">
                <w:pPr>
                  <w:spacing w:after="0" w:line="240" w:lineRule="auto"/>
                  <w:jc w:val="center"/>
                </w:pPr>
              </w:pPrChange>
            </w:pPr>
            <w:del w:id="2584" w:author="melan_000" w:date="2014-11-12T08:54:00Z">
              <w:r w:rsidDel="006E35D8">
                <w:rPr>
                  <w:rFonts w:ascii="Calibri" w:eastAsia="Times New Roman" w:hAnsi="Calibri" w:cs="Times New Roman"/>
                  <w:color w:val="000000"/>
                  <w:lang w:eastAsia="en-AU"/>
                </w:rPr>
                <w:delText>1</w:delText>
              </w:r>
            </w:del>
          </w:p>
        </w:tc>
        <w:tc>
          <w:tcPr>
            <w:tcW w:w="740" w:type="dxa"/>
            <w:tcBorders>
              <w:top w:val="single" w:sz="4" w:space="0" w:color="auto"/>
              <w:left w:val="nil"/>
              <w:bottom w:val="single" w:sz="4" w:space="0" w:color="auto"/>
              <w:right w:val="single" w:sz="4" w:space="0" w:color="auto"/>
            </w:tcBorders>
            <w:noWrap/>
            <w:vAlign w:val="bottom"/>
            <w:hideMark/>
            <w:tcPrChange w:id="2585" w:author="melan_000" w:date="2014-11-12T08:51:00Z">
              <w:tcPr>
                <w:tcW w:w="740" w:type="dxa"/>
                <w:tcBorders>
                  <w:top w:val="single" w:sz="4" w:space="0" w:color="auto"/>
                  <w:left w:val="nil"/>
                  <w:bottom w:val="single" w:sz="4" w:space="0" w:color="auto"/>
                  <w:right w:val="single" w:sz="4" w:space="0" w:color="auto"/>
                </w:tcBorders>
                <w:noWrap/>
                <w:vAlign w:val="bottom"/>
                <w:hideMark/>
              </w:tcPr>
            </w:tcPrChange>
          </w:tcPr>
          <w:p w:rsidR="001B6B76" w:rsidDel="006E35D8" w:rsidRDefault="001B6B76">
            <w:pPr>
              <w:rPr>
                <w:del w:id="2586" w:author="melan_000" w:date="2014-11-12T08:54:00Z"/>
                <w:rFonts w:ascii="Calibri" w:eastAsia="Times New Roman" w:hAnsi="Calibri" w:cs="Times New Roman"/>
                <w:color w:val="000000"/>
                <w:lang w:eastAsia="en-AU"/>
              </w:rPr>
              <w:pPrChange w:id="2587" w:author="melan_000" w:date="2014-11-12T08:54:00Z">
                <w:pPr>
                  <w:spacing w:after="0" w:line="240" w:lineRule="auto"/>
                  <w:jc w:val="center"/>
                </w:pPr>
              </w:pPrChange>
            </w:pPr>
            <w:del w:id="2588" w:author="melan_000" w:date="2014-11-12T08:54:00Z">
              <w:r w:rsidDel="006E35D8">
                <w:rPr>
                  <w:rFonts w:ascii="Calibri" w:eastAsia="Times New Roman" w:hAnsi="Calibri" w:cs="Times New Roman"/>
                  <w:color w:val="000000"/>
                  <w:lang w:eastAsia="en-AU"/>
                </w:rPr>
                <w:delText>0</w:delText>
              </w:r>
            </w:del>
          </w:p>
        </w:tc>
      </w:tr>
      <w:tr w:rsidR="001B6B76" w:rsidDel="006E35D8" w:rsidTr="00700F11">
        <w:trPr>
          <w:trHeight w:val="300"/>
          <w:jc w:val="center"/>
          <w:del w:id="2589" w:author="melan_000" w:date="2014-11-12T08:54:00Z"/>
          <w:trPrChange w:id="2590" w:author="melan_000" w:date="2014-11-12T08:51:00Z">
            <w:trPr>
              <w:trHeight w:val="300"/>
              <w:jc w:val="center"/>
            </w:trPr>
          </w:trPrChange>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Change w:id="2591" w:author="melan_000" w:date="2014-11-12T08:51:00Z">
              <w:tcPr>
                <w:tcW w:w="99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B6B76" w:rsidDel="006E35D8" w:rsidRDefault="001B6B76">
            <w:pPr>
              <w:rPr>
                <w:del w:id="2592" w:author="melan_000" w:date="2014-11-12T08:54:00Z"/>
                <w:rFonts w:ascii="Calibri" w:eastAsia="Times New Roman" w:hAnsi="Calibri" w:cs="Times New Roman"/>
                <w:color w:val="000000"/>
                <w:lang w:eastAsia="en-AU"/>
              </w:rPr>
              <w:pPrChange w:id="2593" w:author="melan_000" w:date="2014-11-12T08:54:00Z">
                <w:pPr>
                  <w:spacing w:after="0" w:line="240" w:lineRule="auto"/>
                </w:pPr>
              </w:pPrChange>
            </w:pPr>
            <w:del w:id="2594" w:author="melan_000" w:date="2014-11-12T08:54:00Z">
              <w:r w:rsidDel="006E35D8">
                <w:rPr>
                  <w:rFonts w:ascii="Calibri" w:eastAsia="Times New Roman" w:hAnsi="Calibri" w:cs="Times New Roman"/>
                  <w:color w:val="000000"/>
                  <w:lang w:eastAsia="en-AU"/>
                </w:rPr>
                <w:delText>Function</w:delText>
              </w:r>
            </w:del>
          </w:p>
        </w:tc>
        <w:tc>
          <w:tcPr>
            <w:tcW w:w="809" w:type="dxa"/>
            <w:tcBorders>
              <w:top w:val="single" w:sz="4" w:space="0" w:color="auto"/>
              <w:left w:val="nil"/>
              <w:bottom w:val="single" w:sz="4" w:space="0" w:color="auto"/>
              <w:right w:val="single" w:sz="4" w:space="0" w:color="auto"/>
            </w:tcBorders>
            <w:noWrap/>
            <w:vAlign w:val="bottom"/>
            <w:hideMark/>
            <w:tcPrChange w:id="2595" w:author="melan_000" w:date="2014-11-12T08:51:00Z">
              <w:tcPr>
                <w:tcW w:w="739" w:type="dxa"/>
                <w:tcBorders>
                  <w:top w:val="nil"/>
                  <w:left w:val="nil"/>
                  <w:bottom w:val="single" w:sz="4" w:space="0" w:color="auto"/>
                  <w:right w:val="single" w:sz="4" w:space="0" w:color="auto"/>
                </w:tcBorders>
                <w:noWrap/>
                <w:vAlign w:val="bottom"/>
                <w:hideMark/>
              </w:tcPr>
            </w:tcPrChange>
          </w:tcPr>
          <w:p w:rsidR="001B6B76" w:rsidDel="006E35D8" w:rsidRDefault="00372290">
            <w:pPr>
              <w:rPr>
                <w:del w:id="2596" w:author="melan_000" w:date="2014-11-12T08:54:00Z"/>
                <w:rFonts w:ascii="Calibri" w:eastAsia="Times New Roman" w:hAnsi="Calibri" w:cs="Times New Roman"/>
                <w:color w:val="000000"/>
                <w:lang w:eastAsia="en-AU"/>
              </w:rPr>
              <w:pPrChange w:id="2597" w:author="melan_000" w:date="2014-11-12T08:54:00Z">
                <w:pPr>
                  <w:spacing w:after="0" w:line="240" w:lineRule="auto"/>
                  <w:jc w:val="center"/>
                </w:pPr>
              </w:pPrChange>
            </w:pPr>
            <w:del w:id="2598" w:author="melan_000" w:date="2014-11-12T08:54:00Z">
              <w:r w:rsidDel="006E35D8">
                <w:rPr>
                  <w:rFonts w:ascii="Calibri" w:eastAsia="Times New Roman" w:hAnsi="Calibri" w:cs="Times New Roman"/>
                  <w:color w:val="000000"/>
                  <w:lang w:eastAsia="en-AU"/>
                </w:rPr>
                <w:delText>Read Invalid</w:delText>
              </w:r>
            </w:del>
          </w:p>
        </w:tc>
        <w:tc>
          <w:tcPr>
            <w:tcW w:w="522" w:type="dxa"/>
            <w:tcBorders>
              <w:top w:val="single" w:sz="4" w:space="0" w:color="auto"/>
              <w:left w:val="nil"/>
              <w:bottom w:val="single" w:sz="4" w:space="0" w:color="auto"/>
              <w:right w:val="single" w:sz="4" w:space="0" w:color="auto"/>
            </w:tcBorders>
            <w:noWrap/>
            <w:vAlign w:val="bottom"/>
            <w:hideMark/>
            <w:tcPrChange w:id="2599" w:author="melan_000" w:date="2014-11-12T08:51:00Z">
              <w:tcPr>
                <w:tcW w:w="522"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00" w:author="melan_000" w:date="2014-11-12T08:54:00Z"/>
                <w:rFonts w:ascii="Calibri" w:eastAsia="Times New Roman" w:hAnsi="Calibri" w:cs="Times New Roman"/>
                <w:color w:val="000000"/>
                <w:lang w:eastAsia="en-AU"/>
              </w:rPr>
              <w:pPrChange w:id="2601" w:author="melan_000" w:date="2014-11-12T08:54:00Z">
                <w:pPr>
                  <w:spacing w:after="0" w:line="240" w:lineRule="auto"/>
                  <w:jc w:val="center"/>
                </w:pPr>
              </w:pPrChange>
            </w:pPr>
            <w:del w:id="2602" w:author="melan_000" w:date="2014-11-12T08:54:00Z">
              <w:r w:rsidDel="006E35D8">
                <w:rPr>
                  <w:rFonts w:ascii="Calibri" w:eastAsia="Times New Roman" w:hAnsi="Calibri" w:cs="Times New Roman"/>
                  <w:color w:val="000000"/>
                  <w:lang w:eastAsia="en-AU"/>
                </w:rPr>
                <w:delText>n/a</w:delText>
              </w:r>
            </w:del>
          </w:p>
        </w:tc>
        <w:tc>
          <w:tcPr>
            <w:tcW w:w="479" w:type="dxa"/>
            <w:tcBorders>
              <w:top w:val="single" w:sz="4" w:space="0" w:color="auto"/>
              <w:left w:val="nil"/>
              <w:bottom w:val="single" w:sz="4" w:space="0" w:color="auto"/>
              <w:right w:val="single" w:sz="4" w:space="0" w:color="auto"/>
            </w:tcBorders>
            <w:noWrap/>
            <w:vAlign w:val="bottom"/>
            <w:hideMark/>
            <w:tcPrChange w:id="2603" w:author="melan_000" w:date="2014-11-12T08:51:00Z">
              <w:tcPr>
                <w:tcW w:w="479" w:type="dxa"/>
                <w:tcBorders>
                  <w:top w:val="nil"/>
                  <w:left w:val="nil"/>
                  <w:bottom w:val="single" w:sz="4" w:space="0" w:color="auto"/>
                  <w:right w:val="single" w:sz="4" w:space="0" w:color="auto"/>
                </w:tcBorders>
                <w:noWrap/>
                <w:vAlign w:val="bottom"/>
                <w:hideMark/>
              </w:tcPr>
            </w:tcPrChange>
          </w:tcPr>
          <w:p w:rsidR="001B6B76" w:rsidDel="006E35D8" w:rsidRDefault="001B6B76">
            <w:pPr>
              <w:rPr>
                <w:del w:id="2604" w:author="melan_000" w:date="2014-11-12T08:54:00Z"/>
                <w:rFonts w:ascii="Calibri" w:eastAsia="Times New Roman" w:hAnsi="Calibri" w:cs="Times New Roman"/>
                <w:color w:val="000000"/>
                <w:lang w:eastAsia="en-AU"/>
              </w:rPr>
              <w:pPrChange w:id="2605" w:author="melan_000" w:date="2014-11-12T08:54:00Z">
                <w:pPr>
                  <w:spacing w:after="0" w:line="240" w:lineRule="auto"/>
                  <w:jc w:val="center"/>
                </w:pPr>
              </w:pPrChange>
            </w:pPr>
            <w:del w:id="2606" w:author="melan_000" w:date="2014-11-12T08:54:00Z">
              <w:r w:rsidDel="006E35D8">
                <w:rPr>
                  <w:rFonts w:ascii="Calibri" w:eastAsia="Times New Roman" w:hAnsi="Calibri" w:cs="Times New Roman"/>
                  <w:color w:val="000000"/>
                  <w:lang w:eastAsia="en-AU"/>
                </w:rPr>
                <w:delText>…..</w:delText>
              </w:r>
            </w:del>
          </w:p>
        </w:tc>
        <w:tc>
          <w:tcPr>
            <w:tcW w:w="2360" w:type="dxa"/>
            <w:gridSpan w:val="4"/>
            <w:tcBorders>
              <w:top w:val="single" w:sz="4" w:space="0" w:color="auto"/>
              <w:left w:val="nil"/>
              <w:bottom w:val="single" w:sz="4" w:space="0" w:color="auto"/>
              <w:right w:val="single" w:sz="4" w:space="0" w:color="auto"/>
            </w:tcBorders>
            <w:noWrap/>
            <w:vAlign w:val="bottom"/>
            <w:hideMark/>
            <w:tcPrChange w:id="2607" w:author="melan_000" w:date="2014-11-12T08:51:00Z">
              <w:tcPr>
                <w:tcW w:w="2360" w:type="dxa"/>
                <w:gridSpan w:val="4"/>
                <w:tcBorders>
                  <w:top w:val="nil"/>
                  <w:left w:val="nil"/>
                  <w:bottom w:val="single" w:sz="4" w:space="0" w:color="auto"/>
                  <w:right w:val="single" w:sz="4" w:space="0" w:color="auto"/>
                </w:tcBorders>
                <w:noWrap/>
                <w:vAlign w:val="bottom"/>
                <w:hideMark/>
              </w:tcPr>
            </w:tcPrChange>
          </w:tcPr>
          <w:p w:rsidR="001B6B76" w:rsidDel="006E35D8" w:rsidRDefault="001B6B76">
            <w:pPr>
              <w:rPr>
                <w:del w:id="2608" w:author="melan_000" w:date="2014-11-12T08:54:00Z"/>
                <w:rFonts w:ascii="Calibri" w:eastAsia="Times New Roman" w:hAnsi="Calibri" w:cs="Times New Roman"/>
                <w:color w:val="000000"/>
                <w:lang w:eastAsia="en-AU"/>
              </w:rPr>
              <w:pPrChange w:id="2609" w:author="melan_000" w:date="2014-11-12T08:54:00Z">
                <w:pPr>
                  <w:spacing w:after="0" w:line="240" w:lineRule="auto"/>
                  <w:jc w:val="center"/>
                </w:pPr>
              </w:pPrChange>
            </w:pPr>
            <w:del w:id="2610" w:author="melan_000" w:date="2014-11-12T08:54:00Z">
              <w:r w:rsidDel="006E35D8">
                <w:rPr>
                  <w:rFonts w:ascii="Calibri" w:eastAsia="Times New Roman" w:hAnsi="Calibri" w:cs="Times New Roman"/>
                  <w:color w:val="000000"/>
                  <w:lang w:eastAsia="en-AU"/>
                </w:rPr>
                <w:delText>Data</w:delText>
              </w:r>
            </w:del>
          </w:p>
        </w:tc>
      </w:tr>
    </w:tbl>
    <w:p w:rsidR="001B6B76" w:rsidRPr="0075389D" w:rsidDel="0026592E" w:rsidRDefault="0075389D">
      <w:pPr>
        <w:rPr>
          <w:del w:id="2611" w:author="melan_000" w:date="2014-11-12T08:59:00Z"/>
          <w:i/>
        </w:rPr>
        <w:pPrChange w:id="2612" w:author="melan_000" w:date="2014-11-12T08:54:00Z">
          <w:pPr>
            <w:jc w:val="center"/>
          </w:pPr>
        </w:pPrChange>
      </w:pPr>
      <w:del w:id="2613" w:author="melan_000" w:date="2014-11-12T08:54:00Z">
        <w:r w:rsidDel="006E35D8">
          <w:rPr>
            <w:i/>
          </w:rPr>
          <w:delText>Table 6.2: FIFO read interpretation (write is identical with bits 16 to 31 unused)</w:delText>
        </w:r>
      </w:del>
      <w:del w:id="2614" w:author="melan_000" w:date="2014-11-12T08:59:00Z">
        <w:r w:rsidDel="0026592E">
          <w:rPr>
            <w:i/>
          </w:rPr>
          <w:delText xml:space="preserve"> </w:delText>
        </w:r>
      </w:del>
    </w:p>
    <w:p w:rsidR="00DB0F64" w:rsidRDefault="008A63C4">
      <w:pPr>
        <w:tabs>
          <w:tab w:val="center" w:pos="4513"/>
        </w:tabs>
        <w:rPr>
          <w:ins w:id="2615" w:author="melan_000" w:date="2014-11-18T23:16:00Z"/>
        </w:rPr>
        <w:pPrChange w:id="2616" w:author="Shivam Garg" w:date="2014-11-26T01:07:00Z">
          <w:pPr/>
        </w:pPrChange>
      </w:pPr>
      <w:ins w:id="2617" w:author="Shivam Garg" w:date="2014-11-26T01:07:00Z">
        <w:r>
          <w:tab/>
        </w:r>
      </w:ins>
    </w:p>
    <w:p w:rsidR="00DB0F64" w:rsidRDefault="009124F7">
      <w:pPr>
        <w:keepNext/>
        <w:jc w:val="center"/>
        <w:rPr>
          <w:ins w:id="2618" w:author="melan_000" w:date="2014-11-18T23:17:00Z"/>
        </w:rPr>
      </w:pPr>
      <w:r>
        <w:object w:dxaOrig="9015" w:dyaOrig="4801">
          <v:shape id="_x0000_i1027" type="#_x0000_t75" style="width:451pt;height:239.75pt" o:ole="">
            <v:imagedata r:id="rId41" o:title=""/>
          </v:shape>
          <o:OLEObject Type="Embed" ProgID="Visio.Drawing.15" ShapeID="_x0000_i1027" DrawAspect="Content" ObjectID="_1478471068" r:id="rId42"/>
        </w:object>
      </w:r>
    </w:p>
    <w:p w:rsidR="00DB0F64" w:rsidRPr="008A63C4" w:rsidRDefault="00DB0F64">
      <w:pPr>
        <w:pStyle w:val="Caption"/>
        <w:rPr>
          <w:ins w:id="2619" w:author="melan_000" w:date="2014-11-18T23:16:00Z"/>
          <w:color w:val="1F497D" w:themeColor="text2"/>
          <w:rPrChange w:id="2620" w:author="Shivam Garg" w:date="2014-11-26T01:08:00Z">
            <w:rPr>
              <w:ins w:id="2621" w:author="melan_000" w:date="2014-11-18T23:16:00Z"/>
            </w:rPr>
          </w:rPrChange>
        </w:rPr>
        <w:pPrChange w:id="2622" w:author="melan_000" w:date="2014-11-18T23:17:00Z">
          <w:pPr>
            <w:jc w:val="center"/>
          </w:pPr>
        </w:pPrChange>
      </w:pPr>
      <w:bookmarkStart w:id="2623" w:name="_Ref404118678"/>
      <w:ins w:id="2624" w:author="melan_000" w:date="2014-11-18T23:17:00Z">
        <w:r w:rsidRPr="004F559F">
          <w:rPr>
            <w:szCs w:val="22"/>
          </w:rPr>
          <w:t xml:space="preserve">Figure </w:t>
        </w:r>
      </w:ins>
      <w:ins w:id="2625" w:author="melan_000" w:date="2014-11-19T00:07:00Z">
        <w:r w:rsidR="00B72989" w:rsidRPr="008A63C4">
          <w:rPr>
            <w:szCs w:val="22"/>
            <w:rPrChange w:id="2626" w:author="Shivam Garg" w:date="2014-11-26T01:08:00Z">
              <w:rPr>
                <w:i/>
                <w:iCs/>
                <w:sz w:val="24"/>
                <w:szCs w:val="24"/>
              </w:rPr>
            </w:rPrChange>
          </w:rPr>
          <w:fldChar w:fldCharType="begin"/>
        </w:r>
        <w:r w:rsidR="00B72989" w:rsidRPr="008A63C4">
          <w:rPr>
            <w:szCs w:val="22"/>
            <w:rPrChange w:id="2627" w:author="Shivam Garg" w:date="2014-11-26T01:08:00Z">
              <w:rPr>
                <w:i/>
                <w:iCs/>
                <w:sz w:val="24"/>
                <w:szCs w:val="24"/>
              </w:rPr>
            </w:rPrChange>
          </w:rPr>
          <w:instrText xml:space="preserve"> STYLEREF 1 \s </w:instrText>
        </w:r>
      </w:ins>
      <w:r w:rsidR="00B72989" w:rsidRPr="008A63C4">
        <w:rPr>
          <w:szCs w:val="22"/>
          <w:rPrChange w:id="2628" w:author="Shivam Garg" w:date="2014-11-26T01:08:00Z">
            <w:rPr>
              <w:i/>
              <w:iCs/>
              <w:sz w:val="24"/>
              <w:szCs w:val="24"/>
            </w:rPr>
          </w:rPrChange>
        </w:rPr>
        <w:fldChar w:fldCharType="separate"/>
      </w:r>
      <w:r w:rsidR="00113A04" w:rsidRPr="008A63C4">
        <w:rPr>
          <w:noProof/>
          <w:szCs w:val="22"/>
          <w:rPrChange w:id="2629" w:author="Shivam Garg" w:date="2014-11-26T01:08:00Z">
            <w:rPr>
              <w:i/>
              <w:iCs/>
              <w:noProof/>
              <w:sz w:val="24"/>
              <w:szCs w:val="24"/>
            </w:rPr>
          </w:rPrChange>
        </w:rPr>
        <w:t>6</w:t>
      </w:r>
      <w:ins w:id="2630" w:author="melan_000" w:date="2014-11-19T00:07:00Z">
        <w:r w:rsidR="00B72989" w:rsidRPr="008A63C4">
          <w:rPr>
            <w:szCs w:val="22"/>
            <w:rPrChange w:id="2631" w:author="Shivam Garg" w:date="2014-11-26T01:08:00Z">
              <w:rPr>
                <w:i/>
                <w:iCs/>
                <w:sz w:val="24"/>
                <w:szCs w:val="24"/>
              </w:rPr>
            </w:rPrChange>
          </w:rPr>
          <w:fldChar w:fldCharType="end"/>
        </w:r>
        <w:r w:rsidR="00B72989" w:rsidRPr="008A63C4">
          <w:rPr>
            <w:szCs w:val="22"/>
            <w:rPrChange w:id="2632" w:author="Shivam Garg" w:date="2014-11-26T01:08:00Z">
              <w:rPr>
                <w:i/>
                <w:iCs/>
                <w:sz w:val="24"/>
                <w:szCs w:val="24"/>
              </w:rPr>
            </w:rPrChange>
          </w:rPr>
          <w:noBreakHyphen/>
        </w:r>
        <w:r w:rsidR="00B72989" w:rsidRPr="008A63C4">
          <w:rPr>
            <w:szCs w:val="22"/>
            <w:rPrChange w:id="2633" w:author="Shivam Garg" w:date="2014-11-26T01:08:00Z">
              <w:rPr>
                <w:i/>
                <w:iCs/>
                <w:sz w:val="24"/>
                <w:szCs w:val="24"/>
              </w:rPr>
            </w:rPrChange>
          </w:rPr>
          <w:fldChar w:fldCharType="begin"/>
        </w:r>
        <w:r w:rsidR="00B72989" w:rsidRPr="008A63C4">
          <w:rPr>
            <w:szCs w:val="22"/>
            <w:rPrChange w:id="2634" w:author="Shivam Garg" w:date="2014-11-26T01:08:00Z">
              <w:rPr>
                <w:i/>
                <w:iCs/>
                <w:sz w:val="24"/>
                <w:szCs w:val="24"/>
              </w:rPr>
            </w:rPrChange>
          </w:rPr>
          <w:instrText xml:space="preserve"> SEQ Figure \* ARABIC \s 1 </w:instrText>
        </w:r>
      </w:ins>
      <w:r w:rsidR="00B72989" w:rsidRPr="008A63C4">
        <w:rPr>
          <w:szCs w:val="22"/>
          <w:rPrChange w:id="2635" w:author="Shivam Garg" w:date="2014-11-26T01:08:00Z">
            <w:rPr>
              <w:i/>
              <w:iCs/>
              <w:sz w:val="24"/>
              <w:szCs w:val="24"/>
            </w:rPr>
          </w:rPrChange>
        </w:rPr>
        <w:fldChar w:fldCharType="separate"/>
      </w:r>
      <w:ins w:id="2636" w:author="melan_000" w:date="2014-11-20T01:41:00Z">
        <w:r w:rsidR="00113A04" w:rsidRPr="008A63C4">
          <w:rPr>
            <w:noProof/>
            <w:szCs w:val="22"/>
            <w:rPrChange w:id="2637" w:author="Shivam Garg" w:date="2014-11-26T01:08:00Z">
              <w:rPr>
                <w:i/>
                <w:iCs/>
                <w:noProof/>
                <w:sz w:val="24"/>
                <w:szCs w:val="24"/>
              </w:rPr>
            </w:rPrChange>
          </w:rPr>
          <w:t>2</w:t>
        </w:r>
      </w:ins>
      <w:ins w:id="2638" w:author="melan_000" w:date="2014-11-19T00:07:00Z">
        <w:r w:rsidR="00B72989" w:rsidRPr="008A63C4">
          <w:rPr>
            <w:szCs w:val="22"/>
            <w:rPrChange w:id="2639" w:author="Shivam Garg" w:date="2014-11-26T01:08:00Z">
              <w:rPr>
                <w:i/>
                <w:iCs/>
                <w:sz w:val="24"/>
                <w:szCs w:val="24"/>
              </w:rPr>
            </w:rPrChange>
          </w:rPr>
          <w:fldChar w:fldCharType="end"/>
        </w:r>
      </w:ins>
      <w:bookmarkEnd w:id="2623"/>
      <w:ins w:id="2640" w:author="melan_000" w:date="2014-11-18T23:17:00Z">
        <w:r w:rsidRPr="004F559F">
          <w:rPr>
            <w:szCs w:val="22"/>
          </w:rPr>
          <w:t>: FIFO Finite State Machine (FSM)</w:t>
        </w:r>
      </w:ins>
    </w:p>
    <w:p w:rsidR="0085124E" w:rsidDel="00DB0F64" w:rsidRDefault="0085124E">
      <w:pPr>
        <w:pStyle w:val="Caption"/>
        <w:rPr>
          <w:del w:id="2641" w:author="melan_000" w:date="2014-11-18T23:17:00Z"/>
        </w:rPr>
        <w:pPrChange w:id="2642" w:author="melan_000" w:date="2014-11-18T23:16:00Z">
          <w:pPr/>
        </w:pPrChange>
      </w:pPr>
    </w:p>
    <w:p w:rsidR="00A26174" w:rsidRPr="00A26174" w:rsidDel="00DB0F64" w:rsidRDefault="00A26174" w:rsidP="00A26174">
      <w:pPr>
        <w:jc w:val="center"/>
        <w:rPr>
          <w:del w:id="2643" w:author="melan_000" w:date="2014-11-18T23:17:00Z"/>
          <w:i/>
        </w:rPr>
      </w:pPr>
      <w:del w:id="2644" w:author="melan_000" w:date="2014-11-18T23:17:00Z">
        <w:r w:rsidDel="00DB0F64">
          <w:rPr>
            <w:i/>
          </w:rPr>
          <w:delText>Figure 6.2: FIFO Finite State Machine (FSM)</w:delText>
        </w:r>
      </w:del>
    </w:p>
    <w:p w:rsidR="0085124E" w:rsidDel="00DB0F64" w:rsidRDefault="00D853AB">
      <w:pPr>
        <w:rPr>
          <w:del w:id="2645" w:author="melan_000" w:date="2014-11-18T23:17:00Z"/>
        </w:rPr>
      </w:pPr>
      <w:moveFromRangeStart w:id="2646" w:author="melan_000" w:date="2014-11-12T09:01:00Z" w:name="move403546204"/>
      <w:moveFrom w:id="2647" w:author="melan_000" w:date="2014-11-12T09:01:00Z">
        <w:r w:rsidDel="00066235">
          <w:t xml:space="preserve">Figure 6.2 </w:t>
        </w:r>
        <w:r w:rsidR="0085124E" w:rsidDel="00066235">
          <w:t>details the FSM that you will be implementing, it should be</w:t>
        </w:r>
        <w:r w:rsidR="00DB60B3" w:rsidDel="00066235">
          <w:t xml:space="preserve"> noted that for reads, you should not be doing anything during the read process (so that the data is stable during the read) and instead focus your efforts towards ensuring that at every stage valid data is available </w:t>
        </w:r>
        <w:r w:rsidR="00037016" w:rsidDel="00066235">
          <w:t xml:space="preserve">to be read form </w:t>
        </w:r>
        <w:r w:rsidR="00346A55" w:rsidDel="00066235">
          <w:rPr>
            <w:b/>
          </w:rPr>
          <w:t>datain1</w:t>
        </w:r>
        <w:r w:rsidR="00B9601E" w:rsidDel="00066235">
          <w:t>, more details to follow.</w:t>
        </w:r>
        <w:r w:rsidR="0085124E" w:rsidDel="00066235">
          <w:t xml:space="preserve"> </w:t>
        </w:r>
      </w:moveFrom>
      <w:moveFromRangeEnd w:id="2646"/>
    </w:p>
    <w:p w:rsidR="003E6429" w:rsidRDefault="003E6429" w:rsidP="003E6429">
      <w:r>
        <w:t>Implementing a FIFO will be more challenging than the time</w:t>
      </w:r>
      <w:ins w:id="2648" w:author="melan_000" w:date="2014-11-17T00:24:00Z">
        <w:r w:rsidR="00300917">
          <w:t>r</w:t>
        </w:r>
      </w:ins>
      <w:del w:id="2649" w:author="melan_000" w:date="2014-11-17T00:24:00Z">
        <w:r w:rsidDel="00300917">
          <w:delText>r,</w:delText>
        </w:r>
      </w:del>
      <w:r>
        <w:t xml:space="preserve"> since we </w:t>
      </w:r>
      <w:ins w:id="2650" w:author="melan_000" w:date="2014-11-17T00:22:00Z">
        <w:r w:rsidR="00300917">
          <w:t xml:space="preserve">now need to consider </w:t>
        </w:r>
      </w:ins>
      <w:ins w:id="2651" w:author="melan_000" w:date="2014-11-17T00:35:00Z">
        <w:r w:rsidR="0035547B">
          <w:t xml:space="preserve">peripheral state and </w:t>
        </w:r>
      </w:ins>
      <w:ins w:id="2652" w:author="melan_000" w:date="2014-11-17T00:22:00Z">
        <w:r w:rsidR="00300917">
          <w:t>state transitions. State transitions are triggered by AXI communication as follows</w:t>
        </w:r>
      </w:ins>
      <w:del w:id="2653" w:author="melan_000" w:date="2014-11-17T00:22:00Z">
        <w:r w:rsidDel="00300917">
          <w:delText xml:space="preserve">can no longer process </w:delText>
        </w:r>
      </w:del>
      <w:del w:id="2654" w:author="melan_000" w:date="2014-11-16T23:55:00Z">
        <w:r w:rsidDel="00F848FE">
          <w:delText xml:space="preserve">every </w:delText>
        </w:r>
      </w:del>
      <w:del w:id="2655" w:author="melan_000" w:date="2014-11-17T00:22:00Z">
        <w:r w:rsidDel="00300917">
          <w:delText xml:space="preserve">data every clock cycle depending on the value </w:delText>
        </w:r>
      </w:del>
      <w:del w:id="2656" w:author="melan_000" w:date="2014-11-17T00:23:00Z">
        <w:r w:rsidDel="00300917">
          <w:delText>written, instead the solution to this problem is one which will involve listening on the AXI bus lines to figure out when a write/read has taken place and perform the following</w:delText>
        </w:r>
      </w:del>
      <w:r>
        <w:t>:</w:t>
      </w:r>
    </w:p>
    <w:p w:rsidR="003E6429" w:rsidRDefault="003E6429" w:rsidP="003E6429">
      <w:pPr>
        <w:pStyle w:val="ListParagraph"/>
        <w:numPr>
          <w:ilvl w:val="0"/>
          <w:numId w:val="30"/>
        </w:numPr>
        <w:ind w:left="426"/>
        <w:rPr>
          <w:b/>
        </w:rPr>
      </w:pPr>
      <w:r>
        <w:rPr>
          <w:b/>
        </w:rPr>
        <w:t xml:space="preserve">Write – </w:t>
      </w:r>
      <w:r>
        <w:t xml:space="preserve">When </w:t>
      </w:r>
      <w:del w:id="2657" w:author="melan_000" w:date="2014-11-17T00:36:00Z">
        <w:r w:rsidDel="00C610FA">
          <w:delText xml:space="preserve">we know that </w:delText>
        </w:r>
      </w:del>
      <w:r>
        <w:t xml:space="preserve">a write is taking place, we should read the data bus </w:t>
      </w:r>
      <w:r w:rsidR="00857476">
        <w:t>(</w:t>
      </w:r>
      <w:r w:rsidR="00857476">
        <w:rPr>
          <w:b/>
        </w:rPr>
        <w:t>WDATA</w:t>
      </w:r>
      <w:r w:rsidR="00857476" w:rsidRPr="00857476">
        <w:t>)</w:t>
      </w:r>
      <w:r w:rsidR="00857476">
        <w:rPr>
          <w:b/>
        </w:rPr>
        <w:t xml:space="preserve"> </w:t>
      </w:r>
      <w:r>
        <w:t xml:space="preserve">and set </w:t>
      </w:r>
      <w:r w:rsidR="00D463B5">
        <w:t>this as the FIFO data input</w:t>
      </w:r>
      <w:ins w:id="2658" w:author="melan_000" w:date="2014-11-20T00:06:00Z">
        <w:r w:rsidR="000F53D0">
          <w:t>. We</w:t>
        </w:r>
      </w:ins>
      <w:del w:id="2659" w:author="melan_000" w:date="2014-11-20T00:06:00Z">
        <w:r w:rsidR="00D463B5" w:rsidDel="000F53D0">
          <w:delText>,</w:delText>
        </w:r>
        <w:r w:rsidDel="000F53D0">
          <w:delText xml:space="preserve"> as well</w:delText>
        </w:r>
      </w:del>
      <w:ins w:id="2660" w:author="melan_000" w:date="2014-11-20T00:06:00Z">
        <w:r w:rsidR="000F53D0">
          <w:t xml:space="preserve"> should also</w:t>
        </w:r>
      </w:ins>
      <w:del w:id="2661" w:author="melan_000" w:date="2014-11-20T00:06:00Z">
        <w:r w:rsidDel="000F53D0">
          <w:delText xml:space="preserve"> as</w:delText>
        </w:r>
      </w:del>
      <w:r>
        <w:t xml:space="preserve"> enabl</w:t>
      </w:r>
      <w:ins w:id="2662" w:author="melan_000" w:date="2014-11-20T00:06:00Z">
        <w:r w:rsidR="000F53D0">
          <w:t>e</w:t>
        </w:r>
      </w:ins>
      <w:del w:id="2663" w:author="melan_000" w:date="2014-11-20T00:06:00Z">
        <w:r w:rsidDel="000F53D0">
          <w:delText>ing</w:delText>
        </w:r>
      </w:del>
      <w:r>
        <w:t xml:space="preserve"> </w:t>
      </w:r>
      <w:ins w:id="2664" w:author="melan_000" w:date="2014-11-20T00:05:00Z">
        <w:r w:rsidR="000F53D0">
          <w:t xml:space="preserve">a </w:t>
        </w:r>
      </w:ins>
      <w:del w:id="2665" w:author="melan_000" w:date="2014-11-20T00:05:00Z">
        <w:r w:rsidDel="000F53D0">
          <w:delText xml:space="preserve">the </w:delText>
        </w:r>
      </w:del>
      <w:r>
        <w:t xml:space="preserve">FIFO write </w:t>
      </w:r>
      <w:ins w:id="2666" w:author="melan_000" w:date="2014-11-20T00:05:00Z">
        <w:r w:rsidR="000F53D0">
          <w:t xml:space="preserve">signal </w:t>
        </w:r>
      </w:ins>
      <w:r>
        <w:t xml:space="preserve">for exactly one </w:t>
      </w:r>
      <w:r w:rsidR="00ED1E62">
        <w:t>clock cycle</w:t>
      </w:r>
      <w:ins w:id="2667" w:author="melan_000" w:date="2014-11-20T00:05:00Z">
        <w:r w:rsidR="000F53D0">
          <w:t xml:space="preserve"> such that the FIFO knows to push the current data to its tail</w:t>
        </w:r>
      </w:ins>
      <w:r w:rsidR="00ED1E62">
        <w:t>. Referring back to S</w:t>
      </w:r>
      <w:r>
        <w:t xml:space="preserve">ection </w:t>
      </w:r>
      <w:ins w:id="2668" w:author="melan_000" w:date="2014-11-18T21:50:00Z">
        <w:r w:rsidR="003F0E06">
          <w:fldChar w:fldCharType="begin"/>
        </w:r>
        <w:r w:rsidR="003F0E06">
          <w:instrText xml:space="preserve"> REF _Ref404110730 \r \h </w:instrText>
        </w:r>
      </w:ins>
      <w:r w:rsidR="003F0E06">
        <w:fldChar w:fldCharType="separate"/>
      </w:r>
      <w:ins w:id="2669" w:author="melan_000" w:date="2014-11-20T01:41:00Z">
        <w:r w:rsidR="00113A04">
          <w:t>4.a.i</w:t>
        </w:r>
      </w:ins>
      <w:ins w:id="2670" w:author="melan_000" w:date="2014-11-18T21:50:00Z">
        <w:r w:rsidR="003F0E06">
          <w:fldChar w:fldCharType="end"/>
        </w:r>
      </w:ins>
      <w:del w:id="2671" w:author="melan_000" w:date="2014-11-18T21:50:00Z">
        <w:r w:rsidR="001A0897" w:rsidDel="003F0E06">
          <w:delText>4</w:delText>
        </w:r>
        <w:r w:rsidDel="003F0E06">
          <w:delText>.a.i</w:delText>
        </w:r>
      </w:del>
      <w:r>
        <w:t xml:space="preserve"> and the original source code</w:t>
      </w:r>
      <w:r w:rsidR="00570626">
        <w:t xml:space="preserve"> for </w:t>
      </w:r>
      <w:proofErr w:type="spellStart"/>
      <w:r w:rsidR="00570626">
        <w:t>Slave_AXI</w:t>
      </w:r>
      <w:proofErr w:type="spellEnd"/>
      <w:r w:rsidR="00570626">
        <w:t>,</w:t>
      </w:r>
      <w:r>
        <w:t xml:space="preserve"> it should be noted that the </w:t>
      </w:r>
      <w:r>
        <w:rPr>
          <w:b/>
        </w:rPr>
        <w:t>S_AXI_WREADY</w:t>
      </w:r>
      <w:r>
        <w:t xml:space="preserve"> is asserted by the </w:t>
      </w:r>
      <w:r w:rsidR="00D74BAF">
        <w:t>Slave</w:t>
      </w:r>
      <w:r>
        <w:t xml:space="preserve"> for exactly one clock cycle once the write was successful.</w:t>
      </w:r>
      <w:r w:rsidR="005408BE">
        <w:t xml:space="preserve"> </w:t>
      </w:r>
      <w:r>
        <w:t>We can probe this signal as high and once so, enable a write to the FIFO.</w:t>
      </w:r>
      <w:r w:rsidR="00656C7A">
        <w:t xml:space="preserve"> </w:t>
      </w:r>
      <w:ins w:id="2672" w:author="melan_000" w:date="2014-11-20T00:07:00Z">
        <w:r w:rsidR="000F53D0">
          <w:t xml:space="preserve">For example, </w:t>
        </w:r>
      </w:ins>
      <w:del w:id="2673" w:author="melan_000" w:date="2014-11-20T00:07:00Z">
        <w:r w:rsidR="00656C7A" w:rsidDel="000F53D0">
          <w:delText xml:space="preserve">Hence </w:delText>
        </w:r>
      </w:del>
      <w:r w:rsidR="00656C7A">
        <w:t xml:space="preserve">we will be performing our FIFO insertion operation at the </w:t>
      </w:r>
      <w:r w:rsidR="002501B4">
        <w:t xml:space="preserve">start of the </w:t>
      </w:r>
      <w:r w:rsidR="00656C7A">
        <w:t>14</w:t>
      </w:r>
      <w:r w:rsidR="00656C7A">
        <w:rPr>
          <w:vertAlign w:val="superscript"/>
        </w:rPr>
        <w:t>th</w:t>
      </w:r>
      <w:r w:rsidR="00656C7A">
        <w:t xml:space="preserve"> clock cycle in </w:t>
      </w:r>
      <w:ins w:id="2674" w:author="melan_000" w:date="2014-11-19T00:03:00Z">
        <w:r w:rsidR="00853055">
          <w:fldChar w:fldCharType="begin"/>
        </w:r>
        <w:r w:rsidR="00853055">
          <w:instrText xml:space="preserve"> REF _Ref404118281 \h </w:instrText>
        </w:r>
      </w:ins>
      <w:r w:rsidR="00853055">
        <w:fldChar w:fldCharType="separate"/>
      </w:r>
      <w:ins w:id="2675" w:author="melan_000" w:date="2014-11-20T01:41:00Z">
        <w:r w:rsidR="00113A04" w:rsidRPr="00530626">
          <w:t xml:space="preserve">Figure </w:t>
        </w:r>
        <w:r w:rsidR="00113A04">
          <w:rPr>
            <w:noProof/>
          </w:rPr>
          <w:t>4</w:t>
        </w:r>
        <w:r w:rsidR="00113A04">
          <w:noBreakHyphen/>
        </w:r>
        <w:r w:rsidR="00113A04">
          <w:rPr>
            <w:noProof/>
          </w:rPr>
          <w:t>1</w:t>
        </w:r>
      </w:ins>
      <w:ins w:id="2676" w:author="melan_000" w:date="2014-11-19T00:03:00Z">
        <w:r w:rsidR="00853055">
          <w:fldChar w:fldCharType="end"/>
        </w:r>
      </w:ins>
      <w:del w:id="2677" w:author="melan_000" w:date="2014-11-19T00:04:00Z">
        <w:r w:rsidR="00656C7A" w:rsidDel="00B72989">
          <w:delText>Figure 4.1</w:delText>
        </w:r>
      </w:del>
      <w:ins w:id="2678" w:author="melan_000" w:date="2014-11-18T08:48:00Z">
        <w:r w:rsidR="007C2855">
          <w:t xml:space="preserve"> on page </w:t>
        </w:r>
      </w:ins>
      <w:ins w:id="2679" w:author="melan_000" w:date="2014-11-19T00:03:00Z">
        <w:r w:rsidR="00853055">
          <w:fldChar w:fldCharType="begin"/>
        </w:r>
        <w:r w:rsidR="00853055">
          <w:instrText xml:space="preserve"> PAGEREF _Ref404118741 \h </w:instrText>
        </w:r>
      </w:ins>
      <w:r w:rsidR="00853055">
        <w:fldChar w:fldCharType="separate"/>
      </w:r>
      <w:ins w:id="2680" w:author="melan_000" w:date="2014-11-20T01:41:00Z">
        <w:r w:rsidR="00113A04">
          <w:rPr>
            <w:noProof/>
          </w:rPr>
          <w:t>11</w:t>
        </w:r>
      </w:ins>
      <w:ins w:id="2681" w:author="melan_000" w:date="2014-11-19T00:03:00Z">
        <w:r w:rsidR="00853055">
          <w:fldChar w:fldCharType="end"/>
        </w:r>
      </w:ins>
      <w:del w:id="2682" w:author="melan_000" w:date="2014-11-18T08:48:00Z">
        <w:r w:rsidR="002501B4" w:rsidDel="007C2855">
          <w:delText>, and a</w:delText>
        </w:r>
      </w:del>
      <w:del w:id="2683" w:author="melan_000" w:date="2014-11-18T08:49:00Z">
        <w:r w:rsidR="002501B4" w:rsidDel="007C2855">
          <w:delText>s you can see</w:delText>
        </w:r>
      </w:del>
      <w:del w:id="2684" w:author="melan_000" w:date="2014-11-18T08:50:00Z">
        <w:r w:rsidR="002501B4" w:rsidDel="007C2855">
          <w:delText xml:space="preserve"> WDATA is valid at this point in time</w:delText>
        </w:r>
      </w:del>
      <w:r w:rsidR="002501B4">
        <w:t>.</w:t>
      </w:r>
    </w:p>
    <w:p w:rsidR="003E6429" w:rsidRDefault="003E6429" w:rsidP="003E6429">
      <w:pPr>
        <w:pStyle w:val="ListParagraph"/>
        <w:numPr>
          <w:ilvl w:val="0"/>
          <w:numId w:val="30"/>
        </w:numPr>
        <w:ind w:left="426"/>
        <w:rPr>
          <w:b/>
        </w:rPr>
      </w:pPr>
      <w:r>
        <w:rPr>
          <w:b/>
        </w:rPr>
        <w:lastRenderedPageBreak/>
        <w:t xml:space="preserve">Read – </w:t>
      </w:r>
      <w:r>
        <w:t>From the timing diagrams</w:t>
      </w:r>
      <w:r w:rsidR="00622313">
        <w:t xml:space="preserve"> </w:t>
      </w:r>
      <w:del w:id="2685" w:author="melan_000" w:date="2014-11-20T00:14:00Z">
        <w:r w:rsidR="00622313" w:rsidDel="00567F5D">
          <w:delText>(</w:delText>
        </w:r>
      </w:del>
      <w:r w:rsidR="00452A0D">
        <w:t>in</w:t>
      </w:r>
      <w:r w:rsidR="00622313">
        <w:t xml:space="preserve"> </w:t>
      </w:r>
      <w:ins w:id="2686" w:author="melan_000" w:date="2014-11-18T21:50:00Z">
        <w:r w:rsidR="003F0E06">
          <w:t>S</w:t>
        </w:r>
      </w:ins>
      <w:del w:id="2687" w:author="melan_000" w:date="2014-11-18T21:50:00Z">
        <w:r w:rsidR="00622313" w:rsidDel="003F0E06">
          <w:delText>s</w:delText>
        </w:r>
      </w:del>
      <w:r w:rsidR="00622313">
        <w:t xml:space="preserve">ection </w:t>
      </w:r>
      <w:ins w:id="2688" w:author="melan_000" w:date="2014-11-18T21:50:00Z">
        <w:del w:id="2689" w:author="Shivam Garg" w:date="2014-11-26T01:10:00Z">
          <w:r w:rsidR="003F0E06" w:rsidDel="00DE7B5C">
            <w:fldChar w:fldCharType="begin"/>
          </w:r>
          <w:r w:rsidR="003F0E06" w:rsidDel="00DE7B5C">
            <w:delInstrText xml:space="preserve"> REF _Ref404110745 \r \h </w:delInstrText>
          </w:r>
        </w:del>
      </w:ins>
      <w:del w:id="2690" w:author="Shivam Garg" w:date="2014-11-26T01:10:00Z">
        <w:r w:rsidR="003F0E06" w:rsidDel="00DE7B5C">
          <w:fldChar w:fldCharType="separate"/>
        </w:r>
      </w:del>
      <w:ins w:id="2691" w:author="melan_000" w:date="2014-11-20T01:41:00Z">
        <w:del w:id="2692" w:author="Shivam Garg" w:date="2014-11-26T01:10:00Z">
          <w:r w:rsidR="00113A04" w:rsidDel="00DE7B5C">
            <w:delText>0</w:delText>
          </w:r>
        </w:del>
      </w:ins>
      <w:ins w:id="2693" w:author="melan_000" w:date="2014-11-18T21:50:00Z">
        <w:del w:id="2694" w:author="Shivam Garg" w:date="2014-11-26T01:10:00Z">
          <w:r w:rsidR="003F0E06" w:rsidDel="00DE7B5C">
            <w:fldChar w:fldCharType="end"/>
          </w:r>
        </w:del>
      </w:ins>
      <w:ins w:id="2695" w:author="Shivam Garg" w:date="2014-11-26T01:10:00Z">
        <w:r w:rsidR="00DE7B5C">
          <w:t>4.a.ii</w:t>
        </w:r>
      </w:ins>
      <w:del w:id="2696" w:author="melan_000" w:date="2014-11-18T21:50:00Z">
        <w:r w:rsidR="00622313" w:rsidDel="003F0E06">
          <w:delText>4</w:delText>
        </w:r>
      </w:del>
      <w:ins w:id="2697" w:author="melan_000" w:date="2014-11-18T08:51:00Z">
        <w:r w:rsidR="00CA1576">
          <w:t xml:space="preserve"> on page</w:t>
        </w:r>
      </w:ins>
      <w:ins w:id="2698" w:author="melan_000" w:date="2014-11-20T00:25:00Z">
        <w:r w:rsidR="003D4BBF">
          <w:t xml:space="preserve"> </w:t>
        </w:r>
        <w:r w:rsidR="003D4BBF">
          <w:fldChar w:fldCharType="begin"/>
        </w:r>
        <w:r w:rsidR="003D4BBF">
          <w:instrText xml:space="preserve"> PAGEREF _Ref404118741 \h </w:instrText>
        </w:r>
      </w:ins>
      <w:r w:rsidR="003D4BBF">
        <w:fldChar w:fldCharType="separate"/>
      </w:r>
      <w:ins w:id="2699" w:author="melan_000" w:date="2014-11-20T01:41:00Z">
        <w:r w:rsidR="00113A04">
          <w:rPr>
            <w:noProof/>
          </w:rPr>
          <w:t>11</w:t>
        </w:r>
      </w:ins>
      <w:ins w:id="2700" w:author="melan_000" w:date="2014-11-20T00:25:00Z">
        <w:r w:rsidR="003D4BBF">
          <w:fldChar w:fldCharType="end"/>
        </w:r>
        <w:r w:rsidR="003D4BBF">
          <w:t xml:space="preserve"> and </w:t>
        </w:r>
      </w:ins>
      <w:ins w:id="2701" w:author="melan_000" w:date="2014-11-20T00:26:00Z">
        <w:r w:rsidR="003D4BBF">
          <w:fldChar w:fldCharType="begin"/>
        </w:r>
        <w:r w:rsidR="003D4BBF">
          <w:instrText xml:space="preserve"> PAGEREF _Ref404118775 \h </w:instrText>
        </w:r>
      </w:ins>
      <w:r w:rsidR="003D4BBF">
        <w:fldChar w:fldCharType="separate"/>
      </w:r>
      <w:ins w:id="2702" w:author="melan_000" w:date="2014-11-20T01:41:00Z">
        <w:r w:rsidR="00113A04">
          <w:rPr>
            <w:noProof/>
          </w:rPr>
          <w:t>12</w:t>
        </w:r>
      </w:ins>
      <w:ins w:id="2703" w:author="melan_000" w:date="2014-11-20T00:26:00Z">
        <w:r w:rsidR="003D4BBF">
          <w:fldChar w:fldCharType="end"/>
        </w:r>
      </w:ins>
      <w:ins w:id="2704" w:author="melan_000" w:date="2014-11-20T00:15:00Z">
        <w:r w:rsidR="00567F5D">
          <w:t>,</w:t>
        </w:r>
      </w:ins>
      <w:del w:id="2705" w:author="melan_000" w:date="2014-11-20T00:15:00Z">
        <w:r w:rsidR="00622313" w:rsidDel="00567F5D">
          <w:delText>)</w:delText>
        </w:r>
      </w:del>
      <w:r>
        <w:t xml:space="preserve"> it should be apparent that </w:t>
      </w:r>
      <w:ins w:id="2706" w:author="melan_000" w:date="2014-11-20T00:14:00Z">
        <w:r w:rsidR="00567F5D">
          <w:t xml:space="preserve">the Slave has only a </w:t>
        </w:r>
      </w:ins>
      <w:del w:id="2707" w:author="melan_000" w:date="2014-11-20T00:14:00Z">
        <w:r w:rsidDel="00567F5D">
          <w:delText xml:space="preserve">there is only </w:delText>
        </w:r>
        <w:r w:rsidR="0030380E" w:rsidDel="00567F5D">
          <w:delText xml:space="preserve">a </w:delText>
        </w:r>
      </w:del>
      <w:r w:rsidR="0030380E">
        <w:t xml:space="preserve">couple of </w:t>
      </w:r>
      <w:r>
        <w:t>clock cycle</w:t>
      </w:r>
      <w:r w:rsidR="0030380E">
        <w:t>s</w:t>
      </w:r>
      <w:r>
        <w:t xml:space="preserve"> </w:t>
      </w:r>
      <w:ins w:id="2708" w:author="melan_000" w:date="2014-11-20T00:14:00Z">
        <w:r w:rsidR="00567F5D">
          <w:t>to correctly set the data to be read onto the data bus</w:t>
        </w:r>
      </w:ins>
      <w:del w:id="2709" w:author="melan_000" w:date="2014-11-20T00:14:00Z">
        <w:r w:rsidDel="00567F5D">
          <w:delText xml:space="preserve">between the </w:delText>
        </w:r>
        <w:r w:rsidR="000B5DE5" w:rsidDel="00567F5D">
          <w:delText>Master</w:delText>
        </w:r>
        <w:r w:rsidDel="00567F5D">
          <w:delText xml:space="preserve"> issuing a read and it actually being performed</w:delText>
        </w:r>
      </w:del>
      <w:ins w:id="2710" w:author="melan_000" w:date="2014-11-20T00:08:00Z">
        <w:r w:rsidR="000F53D0">
          <w:t>. I</w:t>
        </w:r>
      </w:ins>
      <w:del w:id="2711" w:author="melan_000" w:date="2014-11-20T00:08:00Z">
        <w:r w:rsidDel="000F53D0">
          <w:delText>, so i</w:delText>
        </w:r>
      </w:del>
      <w:r>
        <w:t xml:space="preserve">nstead of trying to provide a read result at the exact instance it is required, </w:t>
      </w:r>
      <w:r w:rsidR="00FE417B">
        <w:t xml:space="preserve">we shall </w:t>
      </w:r>
      <w:r>
        <w:t xml:space="preserve">set up the </w:t>
      </w:r>
      <w:r>
        <w:rPr>
          <w:b/>
        </w:rPr>
        <w:t xml:space="preserve">next read </w:t>
      </w:r>
      <w:r>
        <w:t xml:space="preserve">value </w:t>
      </w:r>
      <w:ins w:id="2712" w:author="melan_000" w:date="2014-11-20T00:15:00Z">
        <w:r w:rsidR="00567F5D">
          <w:t>as soon as a</w:t>
        </w:r>
      </w:ins>
      <w:ins w:id="2713" w:author="melan_000" w:date="2014-11-20T00:16:00Z">
        <w:r w:rsidR="00567F5D">
          <w:t>ny</w:t>
        </w:r>
      </w:ins>
      <w:ins w:id="2714" w:author="melan_000" w:date="2014-11-20T00:15:00Z">
        <w:r w:rsidR="00567F5D">
          <w:t xml:space="preserve"> read transaction has compl</w:t>
        </w:r>
      </w:ins>
      <w:ins w:id="2715" w:author="melan_000" w:date="2014-11-20T00:16:00Z">
        <w:r w:rsidR="00567F5D">
          <w:t>eted</w:t>
        </w:r>
      </w:ins>
      <w:del w:id="2716" w:author="melan_000" w:date="2014-11-20T00:16:00Z">
        <w:r w:rsidDel="00567F5D">
          <w:delText xml:space="preserve">after the </w:delText>
        </w:r>
        <w:r w:rsidR="00BA785A" w:rsidDel="00567F5D">
          <w:delText xml:space="preserve">previous </w:delText>
        </w:r>
        <w:r w:rsidDel="00567F5D">
          <w:delText xml:space="preserve">read has </w:delText>
        </w:r>
        <w:r w:rsidR="00ED1E62" w:rsidDel="00567F5D">
          <w:delText>taken place</w:delText>
        </w:r>
      </w:del>
      <w:r w:rsidR="00ED1E62">
        <w:t>. Referring back to S</w:t>
      </w:r>
      <w:r>
        <w:t xml:space="preserve">ection </w:t>
      </w:r>
      <w:ins w:id="2717" w:author="melan_000" w:date="2014-11-18T21:50:00Z">
        <w:del w:id="2718" w:author="Shivam Garg" w:date="2014-11-26T01:12:00Z">
          <w:r w:rsidR="00FC6F94" w:rsidDel="00595057">
            <w:fldChar w:fldCharType="begin"/>
          </w:r>
          <w:r w:rsidR="00FC6F94" w:rsidDel="00595057">
            <w:delInstrText xml:space="preserve"> PAGEREF _Ref404110786 \h </w:delInstrText>
          </w:r>
        </w:del>
      </w:ins>
      <w:del w:id="2719" w:author="Shivam Garg" w:date="2014-11-26T01:12:00Z">
        <w:r w:rsidR="00FC6F94" w:rsidDel="00595057">
          <w:fldChar w:fldCharType="separate"/>
        </w:r>
      </w:del>
      <w:ins w:id="2720" w:author="melan_000" w:date="2014-11-20T01:41:00Z">
        <w:del w:id="2721" w:author="Shivam Garg" w:date="2014-11-26T01:12:00Z">
          <w:r w:rsidR="00113A04" w:rsidDel="00595057">
            <w:rPr>
              <w:noProof/>
            </w:rPr>
            <w:delText>12</w:delText>
          </w:r>
        </w:del>
      </w:ins>
      <w:del w:id="2722" w:author="Shivam Garg" w:date="2014-11-26T01:12:00Z">
        <w:r w:rsidR="00FC6F94" w:rsidDel="00595057">
          <w:fldChar w:fldCharType="end"/>
        </w:r>
      </w:del>
      <w:ins w:id="2723" w:author="melan_000" w:date="2014-11-18T21:51:00Z">
        <w:r w:rsidR="00FC6F94">
          <w:fldChar w:fldCharType="begin"/>
        </w:r>
        <w:r w:rsidR="00FC6F94">
          <w:instrText xml:space="preserve"> REF _Ref404110792 \r \h </w:instrText>
        </w:r>
      </w:ins>
      <w:r w:rsidR="00FC6F94">
        <w:fldChar w:fldCharType="separate"/>
      </w:r>
      <w:ins w:id="2724" w:author="melan_000" w:date="2014-11-20T01:41:00Z">
        <w:r w:rsidR="00113A04">
          <w:t>4.a.ii</w:t>
        </w:r>
      </w:ins>
      <w:ins w:id="2725" w:author="melan_000" w:date="2014-11-18T21:51:00Z">
        <w:r w:rsidR="00FC6F94">
          <w:fldChar w:fldCharType="end"/>
        </w:r>
      </w:ins>
      <w:del w:id="2726" w:author="melan_000" w:date="2014-11-18T21:51:00Z">
        <w:r w:rsidR="001A0897" w:rsidDel="00FC6F94">
          <w:delText>4</w:delText>
        </w:r>
        <w:r w:rsidDel="00FC6F94">
          <w:delText>.a.ii</w:delText>
        </w:r>
      </w:del>
      <w:r>
        <w:t xml:space="preserve"> </w:t>
      </w:r>
      <w:ins w:id="2727" w:author="melan_000" w:date="2014-11-18T08:52:00Z">
        <w:r w:rsidR="00FC6F94">
          <w:t xml:space="preserve">on page </w:t>
        </w:r>
      </w:ins>
      <w:ins w:id="2728" w:author="melan_000" w:date="2014-11-18T21:51:00Z">
        <w:r w:rsidR="00FC6F94">
          <w:fldChar w:fldCharType="begin"/>
        </w:r>
        <w:r w:rsidR="00FC6F94">
          <w:instrText xml:space="preserve"> PAGEREF _Ref404110816 \h </w:instrText>
        </w:r>
      </w:ins>
      <w:r w:rsidR="00FC6F94">
        <w:fldChar w:fldCharType="separate"/>
      </w:r>
      <w:ins w:id="2729" w:author="melan_000" w:date="2014-11-20T01:41:00Z">
        <w:r w:rsidR="00113A04">
          <w:rPr>
            <w:noProof/>
          </w:rPr>
          <w:t>12</w:t>
        </w:r>
      </w:ins>
      <w:ins w:id="2730" w:author="melan_000" w:date="2014-11-18T21:51:00Z">
        <w:r w:rsidR="00FC6F94">
          <w:fldChar w:fldCharType="end"/>
        </w:r>
      </w:ins>
      <w:ins w:id="2731" w:author="melan_000" w:date="2014-11-18T08:52:00Z">
        <w:r w:rsidR="003F6282">
          <w:t xml:space="preserve"> </w:t>
        </w:r>
      </w:ins>
      <w:r>
        <w:t>and the original source code</w:t>
      </w:r>
      <w:ins w:id="2732" w:author="melan_000" w:date="2014-11-18T08:52:00Z">
        <w:r w:rsidR="003F6282">
          <w:t>,</w:t>
        </w:r>
      </w:ins>
      <w:r>
        <w:t xml:space="preserve"> it should be noted that when </w:t>
      </w:r>
      <w:r>
        <w:rPr>
          <w:b/>
        </w:rPr>
        <w:t xml:space="preserve">S_AXI_RVALID </w:t>
      </w:r>
      <w:r>
        <w:t>is asserted</w:t>
      </w:r>
      <w:ins w:id="2733" w:author="melan_000" w:date="2014-11-20T00:18:00Z">
        <w:r w:rsidR="00567F5D">
          <w:t>,</w:t>
        </w:r>
      </w:ins>
      <w:r>
        <w:t xml:space="preserve"> the </w:t>
      </w:r>
      <w:ins w:id="2734" w:author="melan_000" w:date="2014-11-20T00:18:00Z">
        <w:r w:rsidR="00567F5D">
          <w:t xml:space="preserve">Slave </w:t>
        </w:r>
      </w:ins>
      <w:del w:id="2735" w:author="melan_000" w:date="2014-11-20T00:18:00Z">
        <w:r w:rsidDel="00567F5D">
          <w:delText xml:space="preserve">channel </w:delText>
        </w:r>
      </w:del>
      <w:r>
        <w:t xml:space="preserve">has </w:t>
      </w:r>
      <w:ins w:id="2736" w:author="melan_000" w:date="2014-11-20T00:18:00Z">
        <w:r w:rsidR="00567F5D">
          <w:t xml:space="preserve">updated the data bus with </w:t>
        </w:r>
      </w:ins>
      <w:r>
        <w:t>valid read data</w:t>
      </w:r>
      <w:ins w:id="2737" w:author="melan_000" w:date="2014-11-20T00:18:00Z">
        <w:r w:rsidR="00567F5D">
          <w:t xml:space="preserve">. </w:t>
        </w:r>
      </w:ins>
      <w:del w:id="2738" w:author="melan_000" w:date="2014-11-20T00:18:00Z">
        <w:r w:rsidDel="00567F5D">
          <w:delText>, f</w:delText>
        </w:r>
      </w:del>
      <w:ins w:id="2739" w:author="melan_000" w:date="2014-11-20T00:18:00Z">
        <w:r w:rsidR="00567F5D">
          <w:t>F</w:t>
        </w:r>
      </w:ins>
      <w:r>
        <w:t>urthermore</w:t>
      </w:r>
      <w:ins w:id="2740" w:author="melan_000" w:date="2014-11-18T08:51:00Z">
        <w:r w:rsidR="00695E22">
          <w:t>,</w:t>
        </w:r>
      </w:ins>
      <w:r>
        <w:t xml:space="preserve"> </w:t>
      </w:r>
      <w:ins w:id="2741" w:author="melan_000" w:date="2014-11-20T00:18:00Z">
        <w:r w:rsidR="00567F5D">
          <w:t>this signal is</w:t>
        </w:r>
      </w:ins>
      <w:del w:id="2742" w:author="melan_000" w:date="2014-11-20T00:18:00Z">
        <w:r w:rsidDel="00567F5D">
          <w:delText>it too is</w:delText>
        </w:r>
      </w:del>
      <w:ins w:id="2743" w:author="melan_000" w:date="2014-11-20T00:18:00Z">
        <w:r w:rsidR="00567F5D">
          <w:t xml:space="preserve"> </w:t>
        </w:r>
      </w:ins>
      <w:del w:id="2744" w:author="melan_000" w:date="2014-11-20T00:19:00Z">
        <w:r w:rsidDel="00567F5D">
          <w:delText xml:space="preserve"> </w:delText>
        </w:r>
      </w:del>
      <w:r>
        <w:t>asserted for exactly 1 clock cycle</w:t>
      </w:r>
      <w:del w:id="2745" w:author="melan_000" w:date="2014-11-20T00:16:00Z">
        <w:r w:rsidDel="00567F5D">
          <w:delText>, so i</w:delText>
        </w:r>
      </w:del>
      <w:ins w:id="2746" w:author="melan_000" w:date="2014-11-20T00:16:00Z">
        <w:r w:rsidR="00567F5D">
          <w:t>. I</w:t>
        </w:r>
      </w:ins>
      <w:r>
        <w:t>f we were to wait for this</w:t>
      </w:r>
      <w:r w:rsidR="00A1392E">
        <w:t xml:space="preserve"> signal</w:t>
      </w:r>
      <w:r>
        <w:t xml:space="preserve"> to be asserted o</w:t>
      </w:r>
      <w:r w:rsidR="00A1392E">
        <w:t xml:space="preserve">n the rising edge of </w:t>
      </w:r>
      <w:del w:id="2747" w:author="melan_000" w:date="2014-11-20T00:19:00Z">
        <w:r w:rsidR="00A1392E" w:rsidDel="00567F5D">
          <w:delText xml:space="preserve">the </w:delText>
        </w:r>
      </w:del>
      <w:ins w:id="2748" w:author="melan_000" w:date="2014-11-20T00:19:00Z">
        <w:r w:rsidR="00567F5D">
          <w:t xml:space="preserve">a </w:t>
        </w:r>
      </w:ins>
      <w:r w:rsidR="00A1392E">
        <w:t>clock</w:t>
      </w:r>
      <w:ins w:id="2749" w:author="melan_000" w:date="2014-11-20T00:19:00Z">
        <w:r w:rsidR="00567F5D">
          <w:t xml:space="preserve"> pulse</w:t>
        </w:r>
      </w:ins>
      <w:ins w:id="2750" w:author="Shivam Garg" w:date="2014-11-26T01:13:00Z">
        <w:r w:rsidR="00595057">
          <w:t xml:space="preserve"> (which would mean the falling edge of the signal S_AXI_RVALID)</w:t>
        </w:r>
      </w:ins>
      <w:r>
        <w:t xml:space="preserve">, </w:t>
      </w:r>
      <w:ins w:id="2751" w:author="melan_000" w:date="2014-11-20T00:19:00Z">
        <w:r w:rsidR="00567F5D">
          <w:t xml:space="preserve">we know that the </w:t>
        </w:r>
      </w:ins>
      <w:ins w:id="2752" w:author="melan_000" w:date="2014-11-20T00:22:00Z">
        <w:r w:rsidR="00567F5D">
          <w:t>data</w:t>
        </w:r>
      </w:ins>
      <w:ins w:id="2753" w:author="melan_000" w:date="2014-11-20T00:23:00Z">
        <w:r w:rsidR="003D4BBF">
          <w:t xml:space="preserve">, </w:t>
        </w:r>
        <w:r w:rsidR="003D4BBF" w:rsidRPr="003D4BBF">
          <w:rPr>
            <w:b/>
            <w:i/>
            <w:rPrChange w:id="2754" w:author="melan_000" w:date="2014-11-20T00:23:00Z">
              <w:rPr/>
            </w:rPrChange>
          </w:rPr>
          <w:t>datain1</w:t>
        </w:r>
        <w:r w:rsidR="003D4BBF">
          <w:t>,</w:t>
        </w:r>
      </w:ins>
      <w:ins w:id="2755" w:author="melan_000" w:date="2014-11-20T00:19:00Z">
        <w:r w:rsidR="00567F5D">
          <w:t xml:space="preserve"> has been accepted by the Master</w:t>
        </w:r>
      </w:ins>
      <w:ins w:id="2756" w:author="melan_000" w:date="2014-11-20T00:20:00Z">
        <w:r w:rsidR="00567F5D">
          <w:t xml:space="preserve"> </w:t>
        </w:r>
      </w:ins>
      <w:del w:id="2757" w:author="melan_000" w:date="2014-11-20T00:20:00Z">
        <w:r w:rsidDel="00567F5D">
          <w:delText>the read will have taken place</w:delText>
        </w:r>
        <w:r w:rsidR="00A73B1E" w:rsidDel="00567F5D">
          <w:delText xml:space="preserve"> (by the time we view the signal)</w:delText>
        </w:r>
        <w:r w:rsidDel="00567F5D">
          <w:delText xml:space="preserve"> </w:delText>
        </w:r>
      </w:del>
      <w:r>
        <w:t xml:space="preserve">and we can safely replace the value of </w:t>
      </w:r>
      <w:r w:rsidRPr="001C6C93">
        <w:rPr>
          <w:b/>
          <w:i/>
          <w:rPrChange w:id="2758" w:author="melan_000" w:date="2014-11-19T09:16:00Z">
            <w:rPr>
              <w:b/>
            </w:rPr>
          </w:rPrChange>
        </w:rPr>
        <w:t>datain1</w:t>
      </w:r>
      <w:r>
        <w:t xml:space="preserve"> to </w:t>
      </w:r>
      <w:del w:id="2759" w:author="melan_000" w:date="2014-11-20T00:27:00Z">
        <w:r w:rsidDel="003D4BBF">
          <w:delText>point to the next</w:delText>
        </w:r>
      </w:del>
      <w:ins w:id="2760" w:author="melan_000" w:date="2014-11-20T00:27:00Z">
        <w:r w:rsidR="003D4BBF">
          <w:t>be the next</w:t>
        </w:r>
      </w:ins>
      <w:r>
        <w:t xml:space="preserve"> value in the FIFO.</w:t>
      </w:r>
      <w:r w:rsidR="00A1392E">
        <w:t xml:space="preserve"> Th</w:t>
      </w:r>
      <w:ins w:id="2761" w:author="melan_000" w:date="2014-11-20T00:24:00Z">
        <w:r w:rsidR="003D4BBF">
          <w:t>e</w:t>
        </w:r>
      </w:ins>
      <w:del w:id="2762" w:author="melan_000" w:date="2014-11-20T00:24:00Z">
        <w:r w:rsidR="00A1392E" w:rsidDel="003D4BBF">
          <w:delText>is</w:delText>
        </w:r>
      </w:del>
      <w:r w:rsidR="00A1392E">
        <w:t xml:space="preserve"> position in time </w:t>
      </w:r>
      <w:ins w:id="2763" w:author="melan_000" w:date="2014-11-20T00:24:00Z">
        <w:r w:rsidR="003D4BBF">
          <w:t xml:space="preserve">at which this happens </w:t>
        </w:r>
      </w:ins>
      <w:r w:rsidR="00A1392E">
        <w:t>is denoted by the start of the 179</w:t>
      </w:r>
      <w:r w:rsidR="00A1392E">
        <w:rPr>
          <w:vertAlign w:val="superscript"/>
        </w:rPr>
        <w:t>th</w:t>
      </w:r>
      <w:r w:rsidR="00A1392E">
        <w:t xml:space="preserve"> clock cycle in </w:t>
      </w:r>
      <w:ins w:id="2764" w:author="melan_000" w:date="2014-11-19T00:03:00Z">
        <w:r w:rsidR="00853055">
          <w:fldChar w:fldCharType="begin"/>
        </w:r>
        <w:r w:rsidR="00853055">
          <w:instrText xml:space="preserve"> REF _Ref404118321 \h </w:instrText>
        </w:r>
      </w:ins>
      <w:r w:rsidR="00853055">
        <w:fldChar w:fldCharType="separate"/>
      </w:r>
      <w:ins w:id="2765" w:author="melan_000" w:date="2014-11-20T01:41:00Z">
        <w:r w:rsidR="00113A04" w:rsidRPr="00530626">
          <w:t xml:space="preserve">Figure </w:t>
        </w:r>
        <w:r w:rsidR="00113A04">
          <w:rPr>
            <w:noProof/>
          </w:rPr>
          <w:t>4</w:t>
        </w:r>
        <w:r w:rsidR="00113A04">
          <w:noBreakHyphen/>
        </w:r>
        <w:r w:rsidR="00113A04">
          <w:rPr>
            <w:noProof/>
          </w:rPr>
          <w:t>2</w:t>
        </w:r>
      </w:ins>
      <w:ins w:id="2766" w:author="melan_000" w:date="2014-11-19T00:03:00Z">
        <w:r w:rsidR="00853055">
          <w:fldChar w:fldCharType="end"/>
        </w:r>
      </w:ins>
      <w:del w:id="2767" w:author="melan_000" w:date="2014-11-19T00:04:00Z">
        <w:r w:rsidR="00A1392E" w:rsidDel="00853055">
          <w:delText>Figure 4.2</w:delText>
        </w:r>
      </w:del>
      <w:ins w:id="2768" w:author="melan_000" w:date="2014-11-18T08:46:00Z">
        <w:r w:rsidR="00915880">
          <w:t xml:space="preserve"> on page </w:t>
        </w:r>
      </w:ins>
      <w:ins w:id="2769" w:author="melan_000" w:date="2014-11-19T00:04:00Z">
        <w:r w:rsidR="00853055">
          <w:fldChar w:fldCharType="begin"/>
        </w:r>
        <w:r w:rsidR="00853055">
          <w:instrText xml:space="preserve"> PAGEREF _Ref404118775 \h </w:instrText>
        </w:r>
      </w:ins>
      <w:r w:rsidR="00853055">
        <w:fldChar w:fldCharType="separate"/>
      </w:r>
      <w:ins w:id="2770" w:author="melan_000" w:date="2014-11-20T01:41:00Z">
        <w:r w:rsidR="00113A04">
          <w:rPr>
            <w:noProof/>
          </w:rPr>
          <w:t>12</w:t>
        </w:r>
      </w:ins>
      <w:ins w:id="2771" w:author="melan_000" w:date="2014-11-19T00:04:00Z">
        <w:r w:rsidR="00853055">
          <w:fldChar w:fldCharType="end"/>
        </w:r>
      </w:ins>
      <w:r w:rsidR="00A1392E">
        <w:t>.</w:t>
      </w:r>
    </w:p>
    <w:p w:rsidR="003E6429" w:rsidRDefault="003E6429" w:rsidP="003E6429">
      <w:pPr>
        <w:rPr>
          <w:ins w:id="2772" w:author="melan_000" w:date="2014-11-18T23:46:00Z"/>
        </w:rPr>
      </w:pPr>
      <w:r>
        <w:t xml:space="preserve">The last point to note is that you also have to check the address of the write/read operation to ensure </w:t>
      </w:r>
      <w:ins w:id="2773" w:author="melan_000" w:date="2014-11-20T00:27:00Z">
        <w:r w:rsidR="003D4BBF">
          <w:t xml:space="preserve">that </w:t>
        </w:r>
      </w:ins>
      <w:r>
        <w:t xml:space="preserve">it is a FIFO operation (denoted by the addressing corresponding to 0xYY4). However if you refer back to the timing diagrams </w:t>
      </w:r>
      <w:r w:rsidR="003C17F4">
        <w:t xml:space="preserve">in </w:t>
      </w:r>
      <w:ins w:id="2774" w:author="melan_000" w:date="2014-11-19T00:05:00Z">
        <w:r w:rsidR="00B72989">
          <w:fldChar w:fldCharType="begin"/>
        </w:r>
        <w:r w:rsidR="00B72989">
          <w:instrText xml:space="preserve"> REF _Ref404118281 \h </w:instrText>
        </w:r>
      </w:ins>
      <w:r w:rsidR="00B72989">
        <w:fldChar w:fldCharType="separate"/>
      </w:r>
      <w:ins w:id="2775" w:author="melan_000" w:date="2014-11-20T01:41:00Z">
        <w:r w:rsidR="00113A04" w:rsidRPr="00530626">
          <w:t xml:space="preserve">Figure </w:t>
        </w:r>
        <w:r w:rsidR="00113A04">
          <w:rPr>
            <w:noProof/>
          </w:rPr>
          <w:t>4</w:t>
        </w:r>
        <w:r w:rsidR="00113A04">
          <w:noBreakHyphen/>
        </w:r>
        <w:r w:rsidR="00113A04">
          <w:rPr>
            <w:noProof/>
          </w:rPr>
          <w:t>1</w:t>
        </w:r>
      </w:ins>
      <w:ins w:id="2776" w:author="melan_000" w:date="2014-11-19T00:05:00Z">
        <w:r w:rsidR="00B72989">
          <w:fldChar w:fldCharType="end"/>
        </w:r>
        <w:r w:rsidR="00B72989">
          <w:t xml:space="preserve"> and </w:t>
        </w:r>
        <w:r w:rsidR="00B72989">
          <w:fldChar w:fldCharType="begin"/>
        </w:r>
        <w:r w:rsidR="00B72989">
          <w:instrText xml:space="preserve"> REF _Ref404118321 \h </w:instrText>
        </w:r>
      </w:ins>
      <w:r w:rsidR="00B72989">
        <w:fldChar w:fldCharType="separate"/>
      </w:r>
      <w:ins w:id="2777" w:author="melan_000" w:date="2014-11-20T01:41:00Z">
        <w:r w:rsidR="00113A04" w:rsidRPr="00530626">
          <w:t xml:space="preserve">Figure </w:t>
        </w:r>
        <w:r w:rsidR="00113A04">
          <w:rPr>
            <w:noProof/>
          </w:rPr>
          <w:t>4</w:t>
        </w:r>
        <w:r w:rsidR="00113A04">
          <w:noBreakHyphen/>
        </w:r>
        <w:r w:rsidR="00113A04">
          <w:rPr>
            <w:noProof/>
          </w:rPr>
          <w:t>2</w:t>
        </w:r>
      </w:ins>
      <w:ins w:id="2778" w:author="melan_000" w:date="2014-11-19T00:05:00Z">
        <w:r w:rsidR="00B72989">
          <w:fldChar w:fldCharType="end"/>
        </w:r>
      </w:ins>
      <w:del w:id="2779" w:author="melan_000" w:date="2014-11-19T00:05:00Z">
        <w:r w:rsidR="003C17F4" w:rsidDel="00B72989">
          <w:delText>Figures 4.1/4.2</w:delText>
        </w:r>
      </w:del>
      <w:ins w:id="2780" w:author="melan_000" w:date="2014-11-18T08:53:00Z">
        <w:r w:rsidR="003F6282">
          <w:t>,</w:t>
        </w:r>
      </w:ins>
      <w:r w:rsidR="003C17F4">
        <w:t xml:space="preserve"> </w:t>
      </w:r>
      <w:r>
        <w:t xml:space="preserve">you’ll notice that the </w:t>
      </w:r>
      <w:ins w:id="2781" w:author="melan_000" w:date="2014-11-18T08:53:00Z">
        <w:r w:rsidR="003F6282">
          <w:t>read/</w:t>
        </w:r>
      </w:ins>
      <w:r w:rsidR="003C17F4">
        <w:t>write</w:t>
      </w:r>
      <w:del w:id="2782" w:author="melan_000" w:date="2014-11-18T08:53:00Z">
        <w:r w:rsidR="003C17F4" w:rsidDel="003F6282">
          <w:delText>/read</w:delText>
        </w:r>
      </w:del>
      <w:r w:rsidR="003C17F4">
        <w:t xml:space="preserve"> </w:t>
      </w:r>
      <w:r>
        <w:t xml:space="preserve">address is only valid for a very small amount of time. </w:t>
      </w:r>
      <w:r w:rsidR="003C17F4">
        <w:t>Therefore</w:t>
      </w:r>
      <w:ins w:id="2783" w:author="melan_000" w:date="2014-11-20T00:27:00Z">
        <w:r w:rsidR="003D4BBF">
          <w:t>,</w:t>
        </w:r>
      </w:ins>
      <w:r w:rsidR="003C17F4">
        <w:t xml:space="preserve"> w</w:t>
      </w:r>
      <w:r>
        <w:t xml:space="preserve">e will need to make use of the </w:t>
      </w:r>
      <w:r>
        <w:rPr>
          <w:b/>
        </w:rPr>
        <w:t>latched write and read addresses</w:t>
      </w:r>
      <w:r>
        <w:t xml:space="preserve"> and check </w:t>
      </w:r>
      <w:ins w:id="2784" w:author="melan_000" w:date="2014-11-20T00:27:00Z">
        <w:r w:rsidR="003D4BBF">
          <w:t xml:space="preserve">that </w:t>
        </w:r>
      </w:ins>
      <w:r>
        <w:t xml:space="preserve">the </w:t>
      </w:r>
      <w:ins w:id="2785" w:author="Shivam Garg" w:date="2014-11-26T01:14:00Z">
        <w:r w:rsidR="00573AB6">
          <w:t>(</w:t>
        </w:r>
      </w:ins>
      <w:del w:id="2786" w:author="Shivam Garg" w:date="2014-11-26T01:14:00Z">
        <w:r w:rsidDel="00573AB6">
          <w:delText>[</w:delText>
        </w:r>
      </w:del>
      <w:r>
        <w:t>3</w:t>
      </w:r>
      <w:del w:id="2787" w:author="Shivam Garg" w:date="2014-11-26T01:14:00Z">
        <w:r w:rsidDel="00573AB6">
          <w:delText>..</w:delText>
        </w:r>
      </w:del>
      <w:ins w:id="2788" w:author="Shivam Garg" w:date="2014-11-26T01:14:00Z">
        <w:r w:rsidR="00573AB6">
          <w:t xml:space="preserve"> </w:t>
        </w:r>
        <w:proofErr w:type="spellStart"/>
        <w:r w:rsidR="00573AB6">
          <w:t>downto</w:t>
        </w:r>
        <w:proofErr w:type="spellEnd"/>
        <w:r w:rsidR="00573AB6">
          <w:t xml:space="preserve"> </w:t>
        </w:r>
      </w:ins>
      <w:r>
        <w:t>2</w:t>
      </w:r>
      <w:del w:id="2789" w:author="Shivam Garg" w:date="2014-11-26T01:14:00Z">
        <w:r w:rsidDel="00573AB6">
          <w:delText>]</w:delText>
        </w:r>
      </w:del>
      <w:ins w:id="2790" w:author="Shivam Garg" w:date="2014-11-26T01:14:00Z">
        <w:r w:rsidR="00573AB6">
          <w:t>)</w:t>
        </w:r>
      </w:ins>
      <w:r>
        <w:t xml:space="preserve"> bits are equal to “01”.</w:t>
      </w:r>
    </w:p>
    <w:p w:rsidR="004F501A" w:rsidRDefault="004F501A" w:rsidP="003E6429">
      <w:pPr>
        <w:rPr>
          <w:ins w:id="2791" w:author="melan_000" w:date="2014-11-18T23:46:00Z"/>
        </w:rPr>
      </w:pPr>
      <w:r>
        <w:rPr>
          <w:noProof/>
          <w:lang w:eastAsia="en-AU"/>
        </w:rPr>
        <mc:AlternateContent>
          <mc:Choice Requires="wps">
            <w:drawing>
              <wp:anchor distT="0" distB="0" distL="114300" distR="114300" simplePos="0" relativeHeight="251663872" behindDoc="0" locked="0" layoutInCell="1" allowOverlap="1" wp14:anchorId="70E21E8A" wp14:editId="2DBA97EF">
                <wp:simplePos x="0" y="0"/>
                <wp:positionH relativeFrom="column">
                  <wp:posOffset>54610</wp:posOffset>
                </wp:positionH>
                <wp:positionV relativeFrom="paragraph">
                  <wp:posOffset>3810</wp:posOffset>
                </wp:positionV>
                <wp:extent cx="5581650" cy="2838450"/>
                <wp:effectExtent l="0" t="0" r="19050" b="1905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2838450"/>
                        </a:xfrm>
                        <a:prstGeom prst="rect">
                          <a:avLst/>
                        </a:prstGeom>
                        <a:noFill/>
                        <a:ln w="9525">
                          <a:solidFill>
                            <a:srgbClr val="000000"/>
                          </a:solidFill>
                          <a:miter lim="800000"/>
                          <a:headEnd/>
                          <a:tailEnd/>
                        </a:ln>
                      </wps:spPr>
                      <wps:txbx>
                        <w:txbxContent>
                          <w:p w:rsidR="00D74766" w:rsidRPr="00F44630" w:rsidRDefault="00D74766">
                            <w:pPr>
                              <w:rPr>
                                <w:color w:val="FFFFFF" w:themeColor="background1"/>
                                <w14:textOutline w14:w="9525" w14:cap="rnd" w14:cmpd="sng" w14:algn="ctr">
                                  <w14:noFill/>
                                  <w14:prstDash w14:val="solid"/>
                                  <w14:bevel/>
                                </w14:textOutline>
                                <w14:textFill>
                                  <w14:noFill/>
                                </w14:textFill>
                                <w:rPrChange w:id="2792" w:author="melan_000" w:date="2014-11-18T23:41:00Z">
                                  <w:rPr/>
                                </w:rPrChange>
                              </w:rPr>
                            </w:pPr>
                          </w:p>
                        </w:txbxContent>
                      </wps:txbx>
                      <wps:bodyPr rot="0" vert="horz" wrap="square" lIns="91440" tIns="45720" rIns="91440" bIns="45720" anchor="t" anchorCtr="0">
                        <a:noAutofit/>
                      </wps:bodyPr>
                    </wps:wsp>
                  </a:graphicData>
                </a:graphic>
              </wp:anchor>
            </w:drawing>
          </mc:Choice>
          <mc:Fallback>
            <w:pict>
              <v:shape id="_x0000_s1034" type="#_x0000_t202" style="position:absolute;margin-left:4.3pt;margin-top:.3pt;width:439.5pt;height:223.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" filled="f">
                <v:textbox>
                  <w:txbxContent>
                    <w:p w:rsidR="00D74766" w:rsidRPr="00F44630" w:rsidRDefault="00D74766">
                      <w:pPr>
                        <w:rPr>
                          <w:color w:val="FFFFFF" w:themeColor="background1"/>
                          <w14:textOutline w14:w="9525" w14:cap="rnd" w14:cmpd="sng" w14:algn="ctr">
                            <w14:noFill/>
                            <w14:prstDash w14:val="solid"/>
                            <w14:bevel/>
                          </w14:textOutline>
                          <w14:textFill>
                            <w14:noFill/>
                          </w14:textFill>
                          <w:rPrChange w:id="2811" w:author="melan_000" w:date="2014-11-18T23:41:00Z">
                            <w:rPr/>
                          </w:rPrChange>
                        </w:rPr>
                      </w:pPr>
                    </w:p>
                  </w:txbxContent>
                </v:textbox>
              </v:shape>
            </w:pict>
          </mc:Fallback>
        </mc:AlternateContent>
      </w:r>
      <w:r>
        <w:rPr>
          <w:noProof/>
          <w:lang w:eastAsia="en-AU"/>
        </w:rPr>
        <mc:AlternateContent>
          <mc:Choice Requires="wpg">
            <w:drawing>
              <wp:anchor distT="0" distB="0" distL="114300" distR="114300" simplePos="0" relativeHeight="251664896" behindDoc="0" locked="0" layoutInCell="1" allowOverlap="1" wp14:anchorId="47AEA220" wp14:editId="118E6F95">
                <wp:simplePos x="0" y="0"/>
                <wp:positionH relativeFrom="column">
                  <wp:posOffset>0</wp:posOffset>
                </wp:positionH>
                <wp:positionV relativeFrom="paragraph">
                  <wp:posOffset>3810</wp:posOffset>
                </wp:positionV>
                <wp:extent cx="5734050" cy="3013710"/>
                <wp:effectExtent l="0" t="0" r="0" b="0"/>
                <wp:wrapNone/>
                <wp:docPr id="57" name="Group 57"/>
                <wp:cNvGraphicFramePr/>
                <a:graphic xmlns:a="http://schemas.openxmlformats.org/drawingml/2006/main">
                  <a:graphicData uri="http://schemas.microsoft.com/office/word/2010/wordprocessingGroup">
                    <wpg:wgp>
                      <wpg:cNvGrpSpPr/>
                      <wpg:grpSpPr>
                        <a:xfrm>
                          <a:off x="0" y="0"/>
                          <a:ext cx="5734050" cy="3013710"/>
                          <a:chOff x="0" y="0"/>
                          <a:chExt cx="5734050" cy="3013710"/>
                        </a:xfrm>
                      </wpg:grpSpPr>
                      <pic:pic xmlns:pic="http://schemas.openxmlformats.org/drawingml/2006/picture">
                        <pic:nvPicPr>
                          <pic:cNvPr id="18" name="Picture 18"/>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40050" y="1504950"/>
                            <a:ext cx="2696210" cy="941705"/>
                          </a:xfrm>
                          <a:prstGeom prst="rect">
                            <a:avLst/>
                          </a:prstGeom>
                          <a:noFill/>
                          <a:ln>
                            <a:noFill/>
                          </a:ln>
                        </pic:spPr>
                      </pic:pic>
                      <pic:pic xmlns:pic="http://schemas.openxmlformats.org/drawingml/2006/picture">
                        <pic:nvPicPr>
                          <pic:cNvPr id="4" name="Picture 4"/>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940050" y="0"/>
                            <a:ext cx="2696210" cy="817245"/>
                          </a:xfrm>
                          <a:prstGeom prst="rect">
                            <a:avLst/>
                          </a:prstGeom>
                          <a:noFill/>
                          <a:ln>
                            <a:noFill/>
                          </a:ln>
                        </pic:spPr>
                      </pic:pic>
                      <pic:pic xmlns:pic="http://schemas.openxmlformats.org/drawingml/2006/picture">
                        <pic:nvPicPr>
                          <pic:cNvPr id="15" name="Picture 15"/>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82550" y="12700"/>
                            <a:ext cx="2734945" cy="803275"/>
                          </a:xfrm>
                          <a:prstGeom prst="rect">
                            <a:avLst/>
                          </a:prstGeom>
                          <a:noFill/>
                          <a:ln>
                            <a:noFill/>
                          </a:ln>
                        </pic:spPr>
                      </pic:pic>
                      <wps:wsp>
                        <wps:cNvPr id="217" name="Text Box 2"/>
                        <wps:cNvSpPr txBox="1">
                          <a:spLocks noChangeArrowheads="1"/>
                        </wps:cNvSpPr>
                        <wps:spPr bwMode="auto">
                          <a:xfrm>
                            <a:off x="0" y="800100"/>
                            <a:ext cx="2705100" cy="619760"/>
                          </a:xfrm>
                          <a:prstGeom prst="rect">
                            <a:avLst/>
                          </a:prstGeom>
                          <a:noFill/>
                          <a:ln w="9525">
                            <a:noFill/>
                            <a:miter lim="800000"/>
                            <a:headEnd/>
                            <a:tailEnd/>
                          </a:ln>
                        </wps:spPr>
                        <wps:txbx>
                          <w:txbxContent>
                            <w:p w:rsidR="00D74766" w:rsidRDefault="00D74766">
                              <w:ins w:id="2793" w:author="melan_000" w:date="2014-11-18T23:31:00Z">
                                <w:r w:rsidRPr="009C2E6D">
                                  <w:t>1. Initial FIFO, after 3 values have been written</w:t>
                                </w:r>
                              </w:ins>
                            </w:p>
                          </w:txbxContent>
                        </wps:txbx>
                        <wps:bodyPr rot="0" vert="horz" wrap="square" lIns="91440" tIns="45720" rIns="91440" bIns="45720" anchor="t" anchorCtr="0">
                          <a:spAutoFit/>
                        </wps:bodyPr>
                      </wps:wsp>
                      <wps:wsp>
                        <wps:cNvPr id="23" name="Text Box 2"/>
                        <wps:cNvSpPr txBox="1">
                          <a:spLocks noChangeArrowheads="1"/>
                        </wps:cNvSpPr>
                        <wps:spPr bwMode="auto">
                          <a:xfrm>
                            <a:off x="2844800" y="800100"/>
                            <a:ext cx="2889250" cy="815975"/>
                          </a:xfrm>
                          <a:prstGeom prst="rect">
                            <a:avLst/>
                          </a:prstGeom>
                          <a:noFill/>
                          <a:ln w="9525">
                            <a:noFill/>
                            <a:miter lim="800000"/>
                            <a:headEnd/>
                            <a:tailEnd/>
                          </a:ln>
                        </wps:spPr>
                        <wps:txbx>
                          <w:txbxContent>
                            <w:p w:rsidR="00D74766" w:rsidRDefault="00D74766" w:rsidP="00F44630">
                              <w:ins w:id="2794"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w:t>
                                </w:r>
                                <w:proofErr w:type="spellStart"/>
                                <w:r w:rsidRPr="009C2E6D">
                                  <w:t>ptr</w:t>
                                </w:r>
                                <w:proofErr w:type="spellEnd"/>
                                <w:r w:rsidRPr="009C2E6D">
                                  <w:t xml:space="preserve">. Set bit 31 to indicate </w:t>
                                </w:r>
                                <w:r>
                                  <w:t xml:space="preserve">that the </w:t>
                                </w:r>
                                <w:r w:rsidRPr="009C2E6D">
                                  <w:t>current read is invalid</w:t>
                                </w:r>
                              </w:ins>
                            </w:p>
                          </w:txbxContent>
                        </wps:txbx>
                        <wps:bodyPr rot="0" vert="horz" wrap="square" lIns="91440" tIns="45720" rIns="91440" bIns="45720" anchor="t" anchorCtr="0">
                          <a:spAutoFit/>
                        </wps:bodyPr>
                      </wps:wsp>
                      <wps:wsp>
                        <wps:cNvPr id="52" name="Text Box 2"/>
                        <wps:cNvSpPr txBox="1">
                          <a:spLocks noChangeArrowheads="1"/>
                        </wps:cNvSpPr>
                        <wps:spPr bwMode="auto">
                          <a:xfrm>
                            <a:off x="44450" y="2393950"/>
                            <a:ext cx="2788285" cy="619760"/>
                          </a:xfrm>
                          <a:prstGeom prst="rect">
                            <a:avLst/>
                          </a:prstGeom>
                          <a:noFill/>
                          <a:ln w="9525">
                            <a:noFill/>
                            <a:miter lim="800000"/>
                            <a:headEnd/>
                            <a:tailEnd/>
                          </a:ln>
                        </wps:spPr>
                        <wps:txbx>
                          <w:txbxContent>
                            <w:p w:rsidR="00D74766" w:rsidRDefault="00D74766" w:rsidP="00F44630">
                              <w:ins w:id="2795" w:author="melan_000" w:date="2014-11-18T23:32:00Z">
                                <w:r w:rsidRPr="009C2E6D">
                                  <w:t xml:space="preserve">3. After 4 more values have been written by the user, note read </w:t>
                                </w:r>
                                <w:proofErr w:type="spellStart"/>
                                <w:r w:rsidRPr="009C2E6D">
                                  <w:t>ptr</w:t>
                                </w:r>
                                <w:proofErr w:type="spellEnd"/>
                                <w:r w:rsidRPr="009C2E6D">
                                  <w:t xml:space="preserve"> is now valid</w:t>
                                </w:r>
                              </w:ins>
                            </w:p>
                          </w:txbxContent>
                        </wps:txbx>
                        <wps:bodyPr rot="0" vert="horz" wrap="square" lIns="91440" tIns="45720" rIns="91440" bIns="45720" anchor="t" anchorCtr="0">
                          <a:spAutoFit/>
                        </wps:bodyPr>
                      </wps:wsp>
                      <wps:wsp>
                        <wps:cNvPr id="56" name="Text Box 2"/>
                        <wps:cNvSpPr txBox="1">
                          <a:spLocks noChangeArrowheads="1"/>
                        </wps:cNvSpPr>
                        <wps:spPr bwMode="auto">
                          <a:xfrm>
                            <a:off x="2876550" y="2362200"/>
                            <a:ext cx="2838450" cy="619760"/>
                          </a:xfrm>
                          <a:prstGeom prst="rect">
                            <a:avLst/>
                          </a:prstGeom>
                          <a:noFill/>
                          <a:ln w="9525">
                            <a:noFill/>
                            <a:miter lim="800000"/>
                            <a:headEnd/>
                            <a:tailEnd/>
                          </a:ln>
                        </wps:spPr>
                        <wps:txbx>
                          <w:txbxContent>
                            <w:p w:rsidR="00D74766" w:rsidRDefault="00D74766" w:rsidP="00F44630">
                              <w:ins w:id="2796" w:author="melan_000" w:date="2014-11-18T23:32:00Z">
                                <w:r w:rsidRPr="009C2E6D">
                                  <w:t xml:space="preserve">4. More values written, note the write </w:t>
                                </w:r>
                                <w:proofErr w:type="spellStart"/>
                                <w:r w:rsidRPr="009C2E6D">
                                  <w:t>ptr</w:t>
                                </w:r>
                                <w:proofErr w:type="spellEnd"/>
                                <w:r w:rsidRPr="009C2E6D">
                                  <w:t xml:space="preserve"> has moved beyond read </w:t>
                                </w:r>
                                <w:proofErr w:type="spellStart"/>
                                <w:r w:rsidRPr="009C2E6D">
                                  <w:t>ptr</w:t>
                                </w:r>
                                <w:proofErr w:type="spellEnd"/>
                                <w:r w:rsidRPr="009C2E6D">
                                  <w:t xml:space="preserve">. </w:t>
                                </w:r>
                                <w:proofErr w:type="gramStart"/>
                                <w:r w:rsidRPr="009C2E6D">
                                  <w:rPr>
                                    <w:u w:val="single"/>
                                  </w:rPr>
                                  <w:t>Undefined behaviour</w:t>
                                </w:r>
                                <w:r w:rsidRPr="009C2E6D">
                                  <w:t>.</w:t>
                                </w:r>
                              </w:ins>
                              <w:proofErr w:type="gramEnd"/>
                            </w:p>
                          </w:txbxContent>
                        </wps:txbx>
                        <wps:bodyPr rot="0" vert="horz" wrap="square" lIns="91440" tIns="45720" rIns="91440" bIns="45720" anchor="t" anchorCtr="0">
                          <a:spAutoFit/>
                        </wps:bodyPr>
                      </wps:wsp>
                      <pic:pic xmlns:pic="http://schemas.openxmlformats.org/drawingml/2006/picture">
                        <pic:nvPicPr>
                          <pic:cNvPr id="16" name="Picture 16"/>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63500" y="1511300"/>
                            <a:ext cx="2832735" cy="89852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57" o:spid="_x0000_s1035" style="position:absolute;margin-left:0;margin-top:.3pt;width:451.5pt;height:237.3pt;z-index:251664896;mso-width-relative:margin;mso-height-relative:margin" coordsize="57340,3013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">
                <v:shape id="Picture 18" o:spid="_x0000_s1036" type="#_x0000_t75" style="position:absolute;left:29400;top:15049;width:26962;height:9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Y6mK/AAAA2wAAAA8AAABkcnMvZG93bnJldi54bWxEj0GLwjAQhe8L/ocwgrc1rS6LVKOIIPSq&#10;6w8YmrEtJpPQRK3/3jkseJvhvXnvm81u9E49aEh9YAPlvABF3ATbc2vg8nf8XoFKGdmiC0wGXpRg&#10;t518bbCy4cknepxzqySEU4UGupxjpXVqOvKY5iESi3YNg8cs69BqO+BTwr3Ti6L41R57loYOIx06&#10;am7nuzfg4zVx3bj94XIs66X+KaNPzpjZdNyvQWUa88f8f11bwRdY+UUG0N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dmOpivwAAANsAAAAPAAAAAAAAAAAAAAAAAJ8CAABk&#10;cnMvZG93bnJldi54bWxQSwUGAAAAAAQABAD3AAAAiwMAAAAA&#10;">
                  <v:imagedata r:id="rId47" o:title=""/>
                  <v:path arrowok="t"/>
                </v:shape>
                <v:shape id="Picture 4" o:spid="_x0000_s1037" type="#_x0000_t75" style="position:absolute;left:29400;width:26962;height:8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IKPDEAAAA2gAAAA8AAABkcnMvZG93bnJldi54bWxEj0FrAjEUhO+C/yG8Qm+a7VIX2RqllrYI&#10;QsG1l94em9fdpZuXNEl19debguBxmJlvmMVqML04kA+dZQUP0wwEcW11x42Cz/3bZA4iRGSNvWVS&#10;cKIAq+V4tMBS2yPv6FDFRiQIhxIVtDG6UspQt2QwTK0jTt639QZjkr6R2uMxwU0v8ywrpMGO00KL&#10;jl5aqn+qP6PgNc+9+3Ln2WxYf9j3Xy5O1bZQ6v5ueH4CEWmIt/C1vdEKHuH/SroBcn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QIKPDEAAAA2gAAAA8AAAAAAAAAAAAAAAAA&#10;nwIAAGRycy9kb3ducmV2LnhtbFBLBQYAAAAABAAEAPcAAACQAwAAAAA=&#10;">
                  <v:imagedata r:id="rId48" o:title=""/>
                  <v:path arrowok="t"/>
                </v:shape>
                <v:shape id="Picture 15" o:spid="_x0000_s1038" type="#_x0000_t75" style="position:absolute;left:825;top:127;width:27349;height:8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y7CAAAA2wAAAA8AAABkcnMvZG93bnJldi54bWxET9tqwkAQfRf8h2WEvjUbS61t6ipiiRSE&#10;QmM/YMhOLpqdDdnNxb/vFgq+zeFcZ7ObTCMG6lxtWcEyikEQ51bXXCr4OaePryCcR9bYWCYFN3Kw&#10;285nG0y0HfmbhsyXIoSwS1BB5X2bSOnyigy6yLbEgStsZ9AH2JVSdziGcNPIpzh+kQZrDg0VtnSo&#10;KL9mvVFw+miei3yVreuhP57Sw5fGS/+m1MNi2r+D8DT5u/jf/anD/BX8/RIOkN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If8uwgAAANsAAAAPAAAAAAAAAAAAAAAAAJ8C&#10;AABkcnMvZG93bnJldi54bWxQSwUGAAAAAAQABAD3AAAAjgMAAAAA&#10;">
                  <v:imagedata r:id="rId49" o:title=""/>
                  <v:path arrowok="t"/>
                </v:shape>
                <v:shape id="_x0000_s1039" type="#_x0000_t202" style="position:absolute;top:8001;width:27051;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D74766" w:rsidRDefault="00D74766">
                        <w:ins w:id="2816" w:author="melan_000" w:date="2014-11-18T23:31:00Z">
                          <w:r w:rsidRPr="009C2E6D">
                            <w:t>1. Initial FIFO, after 3 values have been written</w:t>
                          </w:r>
                        </w:ins>
                      </w:p>
                    </w:txbxContent>
                  </v:textbox>
                </v:shape>
                <v:shape id="_x0000_s1040" type="#_x0000_t202" style="position:absolute;left:28448;top:8001;width:28892;height:8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0z8sIA&#10;AADbAAAADwAAAGRycy9kb3ducmV2LnhtbESPT2vCQBTE7wW/w/IKvdWNloqkriL+AQ+9qPH+yL5m&#10;Q7NvQ/Zp4rd3hUKPw8z8hlmsBt+oG3WxDmxgMs5AEZfB1lwZKM779zmoKMgWm8Bk4E4RVsvRywJz&#10;G3o+0u0klUoQjjkacCJtrnUsHXmM49ASJ+8ndB4lya7StsM+wX2jp1k20x5rTgsOW9o4Kn9PV29A&#10;xK4n92Ln4+EyfG97l5WfWBjz9jqsv0AJDfIf/msfrIHpBzy/pB+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PTPywgAAANsAAAAPAAAAAAAAAAAAAAAAAJgCAABkcnMvZG93&#10;bnJldi54bWxQSwUGAAAAAAQABAD1AAAAhwMAAAAA&#10;" filled="f" stroked="f">
                  <v:textbox style="mso-fit-shape-to-text:t">
                    <w:txbxContent>
                      <w:p w:rsidR="00D74766" w:rsidRDefault="00D74766" w:rsidP="00F44630">
                        <w:ins w:id="2817" w:author="melan_000" w:date="2014-11-18T23:33:00Z">
                          <w:r w:rsidRPr="009C2E6D">
                            <w:t xml:space="preserve">2. After 3 values read by user, note </w:t>
                          </w:r>
                          <w:r>
                            <w:t xml:space="preserve">that the </w:t>
                          </w:r>
                          <w:r w:rsidRPr="009C2E6D">
                            <w:t xml:space="preserve">next read should </w:t>
                          </w:r>
                          <w:r>
                            <w:t>not</w:t>
                          </w:r>
                          <w:r w:rsidRPr="009C2E6D">
                            <w:t xml:space="preserve"> move read </w:t>
                          </w:r>
                          <w:proofErr w:type="spellStart"/>
                          <w:r w:rsidRPr="009C2E6D">
                            <w:t>ptr</w:t>
                          </w:r>
                          <w:proofErr w:type="spellEnd"/>
                          <w:r w:rsidRPr="009C2E6D">
                            <w:t xml:space="preserve">. Set bit 31 to indicate </w:t>
                          </w:r>
                          <w:r>
                            <w:t xml:space="preserve">that the </w:t>
                          </w:r>
                          <w:r w:rsidRPr="009C2E6D">
                            <w:t>current read is invalid</w:t>
                          </w:r>
                        </w:ins>
                      </w:p>
                    </w:txbxContent>
                  </v:textbox>
                </v:shape>
                <v:shape id="_x0000_s1041" type="#_x0000_t202" style="position:absolute;left:444;top:23939;width:27883;height:6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flFMEA&#10;AADbAAAADwAAAGRycy9kb3ducmV2LnhtbESPQWvCQBSE74X+h+UVvNWNgiLRVaS24MGLNt4f2Wc2&#10;NPs2ZJ8m/ntXEHocZuYbZrUZfKNu1MU6sIHJOANFXAZbc2Wg+P35XICKgmyxCUwG7hRhs35/W2Fu&#10;Q89Hup2kUgnCMUcDTqTNtY6lI49xHFri5F1C51GS7CptO+wT3Dd6mmVz7bHmtOCwpS9H5d/p6g2I&#10;2O3kXnz7uD8Ph13vsnKGhTGjj2G7BCU0yH/41d5bA7MpPL+kH6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35RTBAAAA2wAAAA8AAAAAAAAAAAAAAAAAmAIAAGRycy9kb3du&#10;cmV2LnhtbFBLBQYAAAAABAAEAPUAAACGAwAAAAA=&#10;" filled="f" stroked="f">
                  <v:textbox style="mso-fit-shape-to-text:t">
                    <w:txbxContent>
                      <w:p w:rsidR="00D74766" w:rsidRDefault="00D74766" w:rsidP="00F44630">
                        <w:ins w:id="2818" w:author="melan_000" w:date="2014-11-18T23:32:00Z">
                          <w:r w:rsidRPr="009C2E6D">
                            <w:t xml:space="preserve">3. After 4 more values have been written by the user, note read </w:t>
                          </w:r>
                          <w:proofErr w:type="spellStart"/>
                          <w:r w:rsidRPr="009C2E6D">
                            <w:t>ptr</w:t>
                          </w:r>
                          <w:proofErr w:type="spellEnd"/>
                          <w:r w:rsidRPr="009C2E6D">
                            <w:t xml:space="preserve"> is now valid</w:t>
                          </w:r>
                        </w:ins>
                      </w:p>
                    </w:txbxContent>
                  </v:textbox>
                </v:shape>
                <v:shape id="_x0000_s1042" type="#_x0000_t202" style="position:absolute;left:28765;top:23622;width:28385;height:6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D74766" w:rsidRDefault="00D74766" w:rsidP="00F44630">
                        <w:ins w:id="2819" w:author="melan_000" w:date="2014-11-18T23:32:00Z">
                          <w:r w:rsidRPr="009C2E6D">
                            <w:t xml:space="preserve">4. More values written, note the write </w:t>
                          </w:r>
                          <w:proofErr w:type="spellStart"/>
                          <w:r w:rsidRPr="009C2E6D">
                            <w:t>ptr</w:t>
                          </w:r>
                          <w:proofErr w:type="spellEnd"/>
                          <w:r w:rsidRPr="009C2E6D">
                            <w:t xml:space="preserve"> has moved beyond read </w:t>
                          </w:r>
                          <w:proofErr w:type="spellStart"/>
                          <w:r w:rsidRPr="009C2E6D">
                            <w:t>ptr</w:t>
                          </w:r>
                          <w:proofErr w:type="spellEnd"/>
                          <w:r w:rsidRPr="009C2E6D">
                            <w:t xml:space="preserve">. </w:t>
                          </w:r>
                          <w:proofErr w:type="gramStart"/>
                          <w:r w:rsidRPr="009C2E6D">
                            <w:rPr>
                              <w:u w:val="single"/>
                            </w:rPr>
                            <w:t>Undefined behaviour</w:t>
                          </w:r>
                          <w:r w:rsidRPr="009C2E6D">
                            <w:t>.</w:t>
                          </w:r>
                        </w:ins>
                        <w:proofErr w:type="gramEnd"/>
                      </w:p>
                    </w:txbxContent>
                  </v:textbox>
                </v:shape>
                <v:shape id="Picture 16" o:spid="_x0000_s1043" type="#_x0000_t75" style="position:absolute;left:635;top:15113;width:28327;height:89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wIB7EAAAA2wAAAA8AAABkcnMvZG93bnJldi54bWxEj0GLwjAQhe+C/yHMghdZUz2IdI2lLAgq&#10;KKsrgrexGdtiMylNqvXfbwRhbzN8b957M086U4k7Na60rGA8ikAQZ1aXnCs4/i4/ZyCcR9ZYWSYF&#10;T3KQLPq9OcbaPnhP94PPRTBhF6OCwvs6ltJlBRl0I1sTB3a1jUEf1iaXusFHMDeVnETRVBosOSQU&#10;WNN3Qdnt0BoFw8vJ3M7tbss/q3W6sVV7CUCpwUeXfoHw1Pl/8ft6pUP9Kbx+CQPIx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5wIB7EAAAA2wAAAA8AAAAAAAAAAAAAAAAA&#10;nwIAAGRycy9kb3ducmV2LnhtbFBLBQYAAAAABAAEAPcAAACQAwAAAAA=&#10;">
                  <v:imagedata r:id="rId50" o:title=""/>
                  <v:path arrowok="t"/>
                </v:shape>
              </v:group>
            </w:pict>
          </mc:Fallback>
        </mc:AlternateContent>
      </w:r>
    </w:p>
    <w:p w:rsidR="004F501A" w:rsidRDefault="004F501A" w:rsidP="003E6429">
      <w:pPr>
        <w:rPr>
          <w:ins w:id="2797" w:author="melan_000" w:date="2014-11-18T23:29:00Z"/>
        </w:rPr>
      </w:pPr>
    </w:p>
    <w:p w:rsidR="008959BE" w:rsidRDefault="008959BE" w:rsidP="003E6429">
      <w:pPr>
        <w:rPr>
          <w:ins w:id="2798" w:author="melan_000" w:date="2014-11-18T23:28:00Z"/>
        </w:rPr>
      </w:pPr>
    </w:p>
    <w:p w:rsidR="008959BE" w:rsidRDefault="008959BE" w:rsidP="003E6429"/>
    <w:p w:rsidR="008959BE" w:rsidRDefault="008959BE" w:rsidP="00836C17">
      <w:pPr>
        <w:rPr>
          <w:ins w:id="2799" w:author="melan_000" w:date="2014-11-18T23:29:00Z"/>
        </w:rPr>
      </w:pPr>
    </w:p>
    <w:p w:rsidR="00027357" w:rsidRPr="00027357" w:rsidRDefault="00027357" w:rsidP="00836C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327"/>
      </w:tblGrid>
      <w:tr w:rsidR="00F44630" w:rsidTr="008959BE">
        <w:trPr>
          <w:trHeight w:val="637"/>
        </w:trPr>
        <w:tc>
          <w:tcPr>
            <w:tcW w:w="4252" w:type="dxa"/>
          </w:tcPr>
          <w:p w:rsidR="00027357" w:rsidRPr="009C2E6D" w:rsidRDefault="00027357" w:rsidP="00836C17">
            <w:del w:id="2800" w:author="melan_000" w:date="2014-11-18T23:33:00Z">
              <w:r w:rsidRPr="009C2E6D" w:rsidDel="00F44630">
                <w:delText>1. Initial FIFO, after 3 values have been written</w:delText>
              </w:r>
              <w:r w:rsidR="00030710" w:rsidRPr="009C2E6D" w:rsidDel="00F44630">
                <w:delText xml:space="preserve"> </w:delText>
              </w:r>
            </w:del>
          </w:p>
        </w:tc>
        <w:tc>
          <w:tcPr>
            <w:tcW w:w="4327" w:type="dxa"/>
          </w:tcPr>
          <w:p w:rsidR="00027357" w:rsidRPr="009C2E6D" w:rsidRDefault="00027357" w:rsidP="008B3AD8">
            <w:del w:id="2801" w:author="melan_000" w:date="2014-11-18T23:33:00Z">
              <w:r w:rsidRPr="009C2E6D" w:rsidDel="00F44630">
                <w:delText xml:space="preserve">2. After 3 values read by user, note next read should </w:delText>
              </w:r>
              <w:r w:rsidR="008B3AD8" w:rsidDel="00F44630">
                <w:delText>not</w:delText>
              </w:r>
              <w:r w:rsidRPr="009C2E6D" w:rsidDel="00F44630">
                <w:delText xml:space="preserve"> move read ptr. </w:delText>
              </w:r>
              <w:r w:rsidR="009C2E6D" w:rsidRPr="009C2E6D" w:rsidDel="00F44630">
                <w:delText>Set bit 31 to indicate current read is invalid</w:delText>
              </w:r>
            </w:del>
          </w:p>
        </w:tc>
      </w:tr>
    </w:tbl>
    <w:p w:rsidR="00836C17" w:rsidRDefault="00836C17" w:rsidP="00836C17">
      <w:pPr>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959BE" w:rsidDel="00F44630" w:rsidTr="003B239A">
        <w:trPr>
          <w:del w:id="2802" w:author="melan_000" w:date="2014-11-18T23:33:00Z"/>
        </w:trPr>
        <w:tc>
          <w:tcPr>
            <w:tcW w:w="4621" w:type="dxa"/>
          </w:tcPr>
          <w:p w:rsidR="005518DC" w:rsidRPr="009C2E6D" w:rsidDel="00F44630" w:rsidRDefault="005518DC" w:rsidP="00836C17">
            <w:pPr>
              <w:rPr>
                <w:del w:id="2803" w:author="melan_000" w:date="2014-11-18T23:33:00Z"/>
              </w:rPr>
            </w:pPr>
            <w:del w:id="2804" w:author="melan_000" w:date="2014-11-18T23:33:00Z">
              <w:r w:rsidRPr="009C2E6D" w:rsidDel="00F44630">
                <w:delText>3. After 4 more values have been written by the user, note read ptr is now valid</w:delText>
              </w:r>
            </w:del>
          </w:p>
        </w:tc>
        <w:tc>
          <w:tcPr>
            <w:tcW w:w="4621" w:type="dxa"/>
          </w:tcPr>
          <w:p w:rsidR="005518DC" w:rsidRPr="009C2E6D" w:rsidDel="00F44630" w:rsidRDefault="00004EDE" w:rsidP="00836C17">
            <w:pPr>
              <w:rPr>
                <w:del w:id="2805" w:author="melan_000" w:date="2014-11-18T23:33:00Z"/>
              </w:rPr>
            </w:pPr>
            <w:del w:id="2806" w:author="melan_000" w:date="2014-11-18T23:33:00Z">
              <w:r w:rsidRPr="009C2E6D" w:rsidDel="00F44630">
                <w:delText xml:space="preserve">4. More values written, note the write ptr has moved beyond read ptr. </w:delText>
              </w:r>
              <w:r w:rsidR="003E6429" w:rsidRPr="009C2E6D" w:rsidDel="00F44630">
                <w:rPr>
                  <w:u w:val="single"/>
                </w:rPr>
                <w:delText>Undefined behaviour</w:delText>
              </w:r>
              <w:r w:rsidR="003E6429" w:rsidRPr="009C2E6D" w:rsidDel="00F44630">
                <w:delText>.</w:delText>
              </w:r>
            </w:del>
          </w:p>
        </w:tc>
      </w:tr>
    </w:tbl>
    <w:p w:rsidR="008959BE" w:rsidRDefault="008959BE" w:rsidP="003B239A">
      <w:pPr>
        <w:jc w:val="center"/>
        <w:rPr>
          <w:ins w:id="2807" w:author="melan_000" w:date="2014-11-18T23:30:00Z"/>
          <w:i/>
        </w:rPr>
      </w:pPr>
    </w:p>
    <w:p w:rsidR="004F501A" w:rsidRDefault="004F559F" w:rsidP="00B70CD0">
      <w:pPr>
        <w:rPr>
          <w:ins w:id="2808" w:author="melan_000" w:date="2014-11-18T23:48:00Z"/>
          <w:i/>
        </w:rPr>
      </w:pPr>
      <w:ins w:id="2809" w:author="melan_000" w:date="2014-11-18T23:48:00Z">
        <w:r>
          <w:rPr>
            <w:noProof/>
            <w:lang w:eastAsia="en-AU"/>
          </w:rPr>
          <mc:AlternateContent>
            <mc:Choice Requires="wps">
              <w:drawing>
                <wp:anchor distT="0" distB="0" distL="114300" distR="114300" simplePos="0" relativeHeight="251662848" behindDoc="0" locked="0" layoutInCell="1" allowOverlap="1" wp14:anchorId="5771EEE9" wp14:editId="48E7554F">
                  <wp:simplePos x="0" y="0"/>
                  <wp:positionH relativeFrom="column">
                    <wp:posOffset>0</wp:posOffset>
                  </wp:positionH>
                  <wp:positionV relativeFrom="paragraph">
                    <wp:posOffset>85090</wp:posOffset>
                  </wp:positionV>
                  <wp:extent cx="5734050" cy="219075"/>
                  <wp:effectExtent l="0" t="0" r="0" b="9525"/>
                  <wp:wrapNone/>
                  <wp:docPr id="61" name="Text Box 61"/>
                  <wp:cNvGraphicFramePr/>
                  <a:graphic xmlns:a="http://schemas.openxmlformats.org/drawingml/2006/main">
                    <a:graphicData uri="http://schemas.microsoft.com/office/word/2010/wordprocessingShape">
                      <wps:wsp>
                        <wps:cNvSpPr txBox="1"/>
                        <wps:spPr>
                          <a:xfrm>
                            <a:off x="0" y="0"/>
                            <a:ext cx="5734050" cy="219075"/>
                          </a:xfrm>
                          <a:prstGeom prst="rect">
                            <a:avLst/>
                          </a:prstGeom>
                          <a:solidFill>
                            <a:prstClr val="white"/>
                          </a:solidFill>
                          <a:ln>
                            <a:noFill/>
                          </a:ln>
                          <a:effectLst/>
                        </wps:spPr>
                        <wps:txbx>
                          <w:txbxContent>
                            <w:p w:rsidR="00D74766" w:rsidRPr="004F501A" w:rsidRDefault="00D74766">
                              <w:pPr>
                                <w:pStyle w:val="Caption"/>
                                <w:rPr>
                                  <w:noProof/>
                                  <w:color w:val="1F497D" w:themeColor="text2"/>
                                  <w:sz w:val="18"/>
                                  <w:rPrChange w:id="2810" w:author="melan_000" w:date="2014-11-18T23:48:00Z">
                                    <w:rPr>
                                      <w:noProof/>
                                    </w:rPr>
                                  </w:rPrChange>
                                </w:rPr>
                                <w:pPrChange w:id="2811" w:author="melan_000" w:date="2014-11-18T23:48:00Z">
                                  <w:pPr/>
                                </w:pPrChange>
                              </w:pPr>
                              <w:bookmarkStart w:id="2812" w:name="_Ref404118912"/>
                              <w:ins w:id="2813" w:author="melan_000" w:date="2014-11-18T23:48:00Z">
                                <w:r w:rsidRPr="004F501A">
                                  <w:rPr>
                                    <w:szCs w:val="22"/>
                                  </w:rPr>
                                  <w:t xml:space="preserve">Figure </w:t>
                                </w:r>
                              </w:ins>
                              <w:ins w:id="2814" w:author="melan_000" w:date="2014-11-19T00:07:00Z">
                                <w:r>
                                  <w:rPr>
                                    <w:szCs w:val="22"/>
                                  </w:rPr>
                                  <w:fldChar w:fldCharType="begin"/>
                                </w:r>
                                <w:r>
                                  <w:rPr>
                                    <w:szCs w:val="22"/>
                                  </w:rPr>
                                  <w:instrText xml:space="preserve"> STYLEREF 1 \s </w:instrText>
                                </w:r>
                              </w:ins>
                              <w:r>
                                <w:rPr>
                                  <w:szCs w:val="22"/>
                                </w:rPr>
                                <w:fldChar w:fldCharType="separate"/>
                              </w:r>
                              <w:r>
                                <w:rPr>
                                  <w:noProof/>
                                  <w:szCs w:val="22"/>
                                </w:rPr>
                                <w:t>6</w:t>
                              </w:r>
                              <w:ins w:id="2815"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16" w:author="melan_000" w:date="2014-11-19T00:07:00Z">
                                <w:r>
                                  <w:rPr>
                                    <w:noProof/>
                                    <w:szCs w:val="22"/>
                                  </w:rPr>
                                  <w:t>3</w:t>
                                </w:r>
                                <w:r>
                                  <w:rPr>
                                    <w:szCs w:val="22"/>
                                  </w:rPr>
                                  <w:fldChar w:fldCharType="end"/>
                                </w:r>
                              </w:ins>
                              <w:bookmarkEnd w:id="2812"/>
                              <w:ins w:id="2817" w:author="melan_000" w:date="2014-11-18T23:48:00Z">
                                <w:r w:rsidRPr="004F501A">
                                  <w:rPr>
                                    <w:szCs w:val="22"/>
                                  </w:rPr>
                                  <w:t>: Run through of FIFO behaviour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1" o:spid="_x0000_s1044" type="#_x0000_t202" style="position:absolute;margin-left:0;margin-top:6.7pt;width:451.5pt;height:17.25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" stroked="f">
                  <v:textbox inset="0,0,0,0">
                    <w:txbxContent>
                      <w:p w:rsidR="00D74766" w:rsidRPr="004F501A" w:rsidRDefault="00D74766">
                        <w:pPr>
                          <w:pStyle w:val="Caption"/>
                          <w:rPr>
                            <w:noProof/>
                            <w:color w:val="1F497D" w:themeColor="text2"/>
                            <w:sz w:val="18"/>
                            <w:rPrChange w:id="2841" w:author="melan_000" w:date="2014-11-18T23:48:00Z">
                              <w:rPr>
                                <w:noProof/>
                              </w:rPr>
                            </w:rPrChange>
                          </w:rPr>
                          <w:pPrChange w:id="2842" w:author="melan_000" w:date="2014-11-18T23:48:00Z">
                            <w:pPr/>
                          </w:pPrChange>
                        </w:pPr>
                        <w:bookmarkStart w:id="2843" w:name="_Ref404118912"/>
                        <w:ins w:id="2844" w:author="melan_000" w:date="2014-11-18T23:48:00Z">
                          <w:r w:rsidRPr="004F501A">
                            <w:rPr>
                              <w:szCs w:val="22"/>
                            </w:rPr>
                            <w:t xml:space="preserve">Figure </w:t>
                          </w:r>
                        </w:ins>
                        <w:ins w:id="2845" w:author="melan_000" w:date="2014-11-19T00:07:00Z">
                          <w:r>
                            <w:rPr>
                              <w:szCs w:val="22"/>
                            </w:rPr>
                            <w:fldChar w:fldCharType="begin"/>
                          </w:r>
                          <w:r>
                            <w:rPr>
                              <w:szCs w:val="22"/>
                            </w:rPr>
                            <w:instrText xml:space="preserve"> STYLEREF 1 \s </w:instrText>
                          </w:r>
                        </w:ins>
                        <w:r>
                          <w:rPr>
                            <w:szCs w:val="22"/>
                          </w:rPr>
                          <w:fldChar w:fldCharType="separate"/>
                        </w:r>
                        <w:r>
                          <w:rPr>
                            <w:noProof/>
                            <w:szCs w:val="22"/>
                          </w:rPr>
                          <w:t>6</w:t>
                        </w:r>
                        <w:ins w:id="2846" w:author="melan_000" w:date="2014-11-19T00:07:00Z">
                          <w:r>
                            <w:rPr>
                              <w:szCs w:val="22"/>
                            </w:rPr>
                            <w:fldChar w:fldCharType="end"/>
                          </w:r>
                          <w:r>
                            <w:rPr>
                              <w:szCs w:val="22"/>
                            </w:rPr>
                            <w:noBreakHyphen/>
                          </w:r>
                          <w:r>
                            <w:rPr>
                              <w:szCs w:val="22"/>
                            </w:rPr>
                            <w:fldChar w:fldCharType="begin"/>
                          </w:r>
                          <w:r>
                            <w:rPr>
                              <w:szCs w:val="22"/>
                            </w:rPr>
                            <w:instrText xml:space="preserve"> SEQ Figure \* ARABIC \s 1 </w:instrText>
                          </w:r>
                        </w:ins>
                        <w:r>
                          <w:rPr>
                            <w:szCs w:val="22"/>
                          </w:rPr>
                          <w:fldChar w:fldCharType="separate"/>
                        </w:r>
                        <w:ins w:id="2847" w:author="melan_000" w:date="2014-11-19T00:07:00Z">
                          <w:r>
                            <w:rPr>
                              <w:noProof/>
                              <w:szCs w:val="22"/>
                            </w:rPr>
                            <w:t>3</w:t>
                          </w:r>
                          <w:r>
                            <w:rPr>
                              <w:szCs w:val="22"/>
                            </w:rPr>
                            <w:fldChar w:fldCharType="end"/>
                          </w:r>
                        </w:ins>
                        <w:bookmarkEnd w:id="2843"/>
                        <w:ins w:id="2848" w:author="melan_000" w:date="2014-11-18T23:48:00Z">
                          <w:r w:rsidRPr="004F501A">
                            <w:rPr>
                              <w:szCs w:val="22"/>
                            </w:rPr>
                            <w:t>: Run through of FIFO behaviour</w:t>
                          </w:r>
                        </w:ins>
                      </w:p>
                    </w:txbxContent>
                  </v:textbox>
                </v:shape>
              </w:pict>
            </mc:Fallback>
          </mc:AlternateContent>
        </w:r>
      </w:ins>
    </w:p>
    <w:p w:rsidR="003B239A" w:rsidRPr="003B239A" w:rsidDel="004F501A" w:rsidRDefault="003B239A" w:rsidP="003B239A">
      <w:pPr>
        <w:jc w:val="center"/>
        <w:rPr>
          <w:del w:id="2818" w:author="melan_000" w:date="2014-11-18T23:44:00Z"/>
          <w:i/>
        </w:rPr>
      </w:pPr>
      <w:del w:id="2819" w:author="melan_000" w:date="2014-11-18T23:44:00Z">
        <w:r w:rsidDel="004F501A">
          <w:rPr>
            <w:i/>
          </w:rPr>
          <w:delText>Figure 6.3: Run through of FIFO behaviour</w:delText>
        </w:r>
      </w:del>
    </w:p>
    <w:p w:rsidR="004F501A" w:rsidDel="004F559F" w:rsidRDefault="004F501A" w:rsidP="00B70CD0">
      <w:pPr>
        <w:rPr>
          <w:ins w:id="2820" w:author="melan_000" w:date="2014-11-18T23:48:00Z"/>
          <w:del w:id="2821" w:author="Shivam Garg" w:date="2014-11-26T01:15:00Z"/>
        </w:rPr>
      </w:pPr>
    </w:p>
    <w:p w:rsidR="00B70CD0" w:rsidRDefault="004A4C59" w:rsidP="00B70CD0">
      <w:r>
        <w:t xml:space="preserve">The FIFO diagrams </w:t>
      </w:r>
      <w:r w:rsidR="003B239A">
        <w:t xml:space="preserve">in </w:t>
      </w:r>
      <w:ins w:id="2822" w:author="melan_000" w:date="2014-11-19T00:06:00Z">
        <w:r w:rsidR="00B72989">
          <w:fldChar w:fldCharType="begin"/>
        </w:r>
        <w:r w:rsidR="00B72989">
          <w:instrText xml:space="preserve"> REF _Ref404118912 \h </w:instrText>
        </w:r>
      </w:ins>
      <w:r w:rsidR="00B72989">
        <w:fldChar w:fldCharType="separate"/>
      </w:r>
      <w:ins w:id="2823" w:author="melan_000" w:date="2014-11-20T01:41:00Z">
        <w:r w:rsidR="00113A04" w:rsidRPr="004F501A">
          <w:t xml:space="preserve">Figure </w:t>
        </w:r>
        <w:r w:rsidR="00113A04">
          <w:rPr>
            <w:noProof/>
          </w:rPr>
          <w:t>6</w:t>
        </w:r>
        <w:r w:rsidR="00113A04">
          <w:noBreakHyphen/>
        </w:r>
        <w:r w:rsidR="00113A04">
          <w:rPr>
            <w:noProof/>
          </w:rPr>
          <w:t>3</w:t>
        </w:r>
      </w:ins>
      <w:ins w:id="2824" w:author="melan_000" w:date="2014-11-19T00:06:00Z">
        <w:r w:rsidR="00B72989">
          <w:fldChar w:fldCharType="end"/>
        </w:r>
      </w:ins>
      <w:del w:id="2825" w:author="melan_000" w:date="2014-11-19T00:06:00Z">
        <w:r w:rsidR="003B239A" w:rsidDel="00B72989">
          <w:delText>Figure 6.3</w:delText>
        </w:r>
      </w:del>
      <w:r>
        <w:t xml:space="preserve"> denote the functioning of the </w:t>
      </w:r>
      <w:r w:rsidR="00AC6CB6">
        <w:t>FIFO;</w:t>
      </w:r>
      <w:r>
        <w:t xml:space="preserve"> they should all be </w:t>
      </w:r>
      <w:r w:rsidR="00285C54">
        <w:t xml:space="preserve">fairly </w:t>
      </w:r>
      <w:r w:rsidR="008B4D3D">
        <w:t>easy to</w:t>
      </w:r>
      <w:ins w:id="2826" w:author="melan_000" w:date="2014-11-18T23:47:00Z">
        <w:r w:rsidR="004F501A">
          <w:t xml:space="preserve"> </w:t>
        </w:r>
      </w:ins>
      <w:del w:id="2827" w:author="melan_000" w:date="2014-11-18T23:47:00Z">
        <w:r w:rsidR="008B4D3D" w:rsidDel="004F501A">
          <w:delText xml:space="preserve"> </w:delText>
        </w:r>
      </w:del>
      <w:r w:rsidR="008B4D3D">
        <w:t>follow. The one which cause</w:t>
      </w:r>
      <w:r w:rsidR="00240E68">
        <w:t>s</w:t>
      </w:r>
      <w:del w:id="2828" w:author="melan_000" w:date="2014-11-18T08:56:00Z">
        <w:r w:rsidR="00240E68" w:rsidDel="002C1A16">
          <w:delText xml:space="preserve"> us</w:delText>
        </w:r>
      </w:del>
      <w:r w:rsidR="008B4D3D">
        <w:t xml:space="preserve"> some concern is the 4</w:t>
      </w:r>
      <w:r w:rsidR="008B4D3D" w:rsidRPr="008B4D3D">
        <w:rPr>
          <w:vertAlign w:val="superscript"/>
        </w:rPr>
        <w:t>th</w:t>
      </w:r>
      <w:r w:rsidR="008B4D3D">
        <w:t xml:space="preserve"> </w:t>
      </w:r>
      <w:r w:rsidR="00BC12C3">
        <w:t>diagram</w:t>
      </w:r>
      <w:del w:id="2829" w:author="melan_000" w:date="2014-11-20T00:28:00Z">
        <w:r w:rsidR="008B4D3D" w:rsidDel="003D4BBF">
          <w:delText>,</w:delText>
        </w:r>
      </w:del>
      <w:r w:rsidR="008B4D3D">
        <w:t xml:space="preserve"> where the user has </w:t>
      </w:r>
      <w:r w:rsidR="00C70BA9">
        <w:t xml:space="preserve">written </w:t>
      </w:r>
      <w:r w:rsidR="008B4D3D">
        <w:t xml:space="preserve">over </w:t>
      </w:r>
      <w:r w:rsidR="008527C2">
        <w:t xml:space="preserve">data </w:t>
      </w:r>
      <w:r w:rsidR="00C70BA9">
        <w:t xml:space="preserve">that </w:t>
      </w:r>
      <w:r w:rsidR="008527C2">
        <w:t xml:space="preserve">has not </w:t>
      </w:r>
      <w:ins w:id="2830" w:author="melan_000" w:date="2014-11-18T08:56:00Z">
        <w:r w:rsidR="002C1A16">
          <w:t xml:space="preserve">yet </w:t>
        </w:r>
      </w:ins>
      <w:r w:rsidR="008527C2">
        <w:t>been read by the user</w:t>
      </w:r>
      <w:del w:id="2831" w:author="melan_000" w:date="2014-11-18T08:56:00Z">
        <w:r w:rsidR="008527C2" w:rsidDel="002C1A16">
          <w:delText xml:space="preserve"> yet</w:delText>
        </w:r>
      </w:del>
      <w:r w:rsidR="008527C2">
        <w:t>.</w:t>
      </w:r>
      <w:r w:rsidR="00D03639">
        <w:t xml:space="preserve"> </w:t>
      </w:r>
      <w:ins w:id="2832" w:author="melan_000" w:date="2014-11-20T00:28:00Z">
        <w:r w:rsidR="003D4BBF">
          <w:t>It is up to you to decide on how to respond to this case</w:t>
        </w:r>
      </w:ins>
      <w:del w:id="2833" w:author="melan_000" w:date="2014-11-20T00:29:00Z">
        <w:r w:rsidR="00D03639" w:rsidDel="003D4BBF">
          <w:delText>Since this is an exercise, we’ll leave you to decide how to handle this</w:delText>
        </w:r>
      </w:del>
      <w:r w:rsidR="00D03639">
        <w:t>:</w:t>
      </w:r>
    </w:p>
    <w:p w:rsidR="00B70CD0" w:rsidRDefault="00D03639" w:rsidP="00B70CD0">
      <w:pPr>
        <w:pStyle w:val="ListParagraph"/>
        <w:numPr>
          <w:ilvl w:val="0"/>
          <w:numId w:val="37"/>
        </w:numPr>
      </w:pPr>
      <w:r>
        <w:t xml:space="preserve">Just ignore </w:t>
      </w:r>
      <w:ins w:id="2834" w:author="melan_000" w:date="2014-11-18T08:57:00Z">
        <w:r w:rsidR="002C1A16">
          <w:t xml:space="preserve">the transaction </w:t>
        </w:r>
      </w:ins>
      <w:r>
        <w:t>and assume the user knows</w:t>
      </w:r>
      <w:r w:rsidR="001E1E39">
        <w:t xml:space="preserve"> not to</w:t>
      </w:r>
      <w:r w:rsidR="006A168E">
        <w:t xml:space="preserve"> over</w:t>
      </w:r>
      <w:r w:rsidR="006D272A">
        <w:t>fill the FIFO</w:t>
      </w:r>
      <w:r w:rsidR="00673DD8">
        <w:tab/>
      </w:r>
    </w:p>
    <w:p w:rsidR="00D03639" w:rsidRPr="003E6429" w:rsidRDefault="003D4BBF" w:rsidP="00B70CD0">
      <w:pPr>
        <w:pStyle w:val="ListParagraph"/>
        <w:numPr>
          <w:ilvl w:val="0"/>
          <w:numId w:val="37"/>
        </w:numPr>
      </w:pPr>
      <w:ins w:id="2835" w:author="melan_000" w:date="2014-11-20T00:30:00Z">
        <w:r>
          <w:t xml:space="preserve">Store the current size of the FIFO by counting </w:t>
        </w:r>
      </w:ins>
      <w:del w:id="2836" w:author="melan_000" w:date="2014-11-20T00:30:00Z">
        <w:r w:rsidR="002C765F" w:rsidDel="003D4BBF">
          <w:delText>Keep</w:delText>
        </w:r>
        <w:r w:rsidR="00063D1D" w:rsidDel="003D4BBF">
          <w:delText xml:space="preserve"> a counter </w:delText>
        </w:r>
        <w:r w:rsidR="002C765F" w:rsidDel="003D4BBF">
          <w:delText xml:space="preserve">of </w:delText>
        </w:r>
      </w:del>
      <w:r w:rsidR="002C765F">
        <w:t xml:space="preserve">writes </w:t>
      </w:r>
      <w:ins w:id="2837" w:author="melan_000" w:date="2014-11-20T00:31:00Z">
        <w:r>
          <w:t xml:space="preserve">and </w:t>
        </w:r>
      </w:ins>
      <w:del w:id="2838" w:author="melan_000" w:date="2014-11-20T00:31:00Z">
        <w:r w:rsidR="002C765F" w:rsidDel="003D4BBF">
          <w:delText>to FIFO (</w:delText>
        </w:r>
      </w:del>
      <w:r w:rsidR="002C765F">
        <w:t>decrement with reads</w:t>
      </w:r>
      <w:ins w:id="2839" w:author="melan_000" w:date="2014-11-20T00:31:00Z">
        <w:r>
          <w:t>.</w:t>
        </w:r>
      </w:ins>
      <w:del w:id="2840" w:author="melan_000" w:date="2014-11-20T00:31:00Z">
        <w:r w:rsidR="002C765F" w:rsidDel="003D4BBF">
          <w:delText>)</w:delText>
        </w:r>
      </w:del>
      <w:r w:rsidR="002C765F">
        <w:t xml:space="preserve"> </w:t>
      </w:r>
      <w:del w:id="2841" w:author="melan_000" w:date="2014-11-20T00:31:00Z">
        <w:r w:rsidR="002C765F" w:rsidDel="003D4BBF">
          <w:delText>and i</w:delText>
        </w:r>
      </w:del>
      <w:ins w:id="2842" w:author="melan_000" w:date="2014-11-20T00:31:00Z">
        <w:r>
          <w:t>I</w:t>
        </w:r>
      </w:ins>
      <w:r w:rsidR="002C765F">
        <w:t xml:space="preserve">f </w:t>
      </w:r>
      <w:ins w:id="2843" w:author="melan_000" w:date="2014-11-20T00:30:00Z">
        <w:r>
          <w:t>the FIFO is full</w:t>
        </w:r>
      </w:ins>
      <w:del w:id="2844" w:author="melan_000" w:date="2014-11-20T00:30:00Z">
        <w:r w:rsidR="002C765F" w:rsidDel="003D4BBF">
          <w:delText>it hits</w:delText>
        </w:r>
        <w:r w:rsidR="00673DD8" w:rsidDel="003D4BBF">
          <w:delText xml:space="preserve"> 1024</w:delText>
        </w:r>
      </w:del>
      <w:r w:rsidR="00673DD8">
        <w:t xml:space="preserve">, </w:t>
      </w:r>
      <w:ins w:id="2845" w:author="melan_000" w:date="2014-11-20T00:31:00Z">
        <w:r>
          <w:t>the request should be ignored</w:t>
        </w:r>
      </w:ins>
      <w:del w:id="2846" w:author="melan_000" w:date="2014-11-20T00:31:00Z">
        <w:r w:rsidR="00673DD8" w:rsidDel="003D4BBF">
          <w:delText>stop writing to the FIFO</w:delText>
        </w:r>
      </w:del>
      <w:ins w:id="2847" w:author="melan_000" w:date="2014-11-20T00:30:00Z">
        <w:r>
          <w:t>.</w:t>
        </w:r>
      </w:ins>
      <w:del w:id="2848" w:author="melan_000" w:date="2014-11-20T00:30:00Z">
        <w:r w:rsidR="00673DD8" w:rsidDel="003D4BBF">
          <w:delText>,</w:delText>
        </w:r>
      </w:del>
      <w:r w:rsidR="00673DD8">
        <w:t xml:space="preserve"> </w:t>
      </w:r>
      <w:del w:id="2849" w:author="melan_000" w:date="2014-11-20T00:30:00Z">
        <w:r w:rsidR="00673DD8" w:rsidDel="003D4BBF">
          <w:delText xml:space="preserve">note </w:delText>
        </w:r>
      </w:del>
      <w:ins w:id="2850" w:author="melan_000" w:date="2014-11-20T00:30:00Z">
        <w:r>
          <w:t xml:space="preserve">Note </w:t>
        </w:r>
      </w:ins>
      <w:ins w:id="2851" w:author="melan_000" w:date="2014-11-20T00:31:00Z">
        <w:r>
          <w:t xml:space="preserve">that </w:t>
        </w:r>
      </w:ins>
      <w:r w:rsidR="00673DD8">
        <w:t xml:space="preserve">it will not be possible to provide </w:t>
      </w:r>
      <w:ins w:id="2852" w:author="melan_000" w:date="2014-11-20T00:31:00Z">
        <w:r>
          <w:t xml:space="preserve">the </w:t>
        </w:r>
      </w:ins>
      <w:del w:id="2853" w:author="melan_000" w:date="2014-11-20T00:31:00Z">
        <w:r w:rsidR="00673DD8" w:rsidDel="003D4BBF">
          <w:delText xml:space="preserve">user </w:delText>
        </w:r>
      </w:del>
      <w:ins w:id="2854" w:author="melan_000" w:date="2014-11-20T00:31:00Z">
        <w:r>
          <w:t xml:space="preserve">client with </w:t>
        </w:r>
      </w:ins>
      <w:r w:rsidR="00673DD8" w:rsidRPr="00B70CD0">
        <w:rPr>
          <w:b/>
        </w:rPr>
        <w:t xml:space="preserve">immediate </w:t>
      </w:r>
      <w:r w:rsidR="00673DD8">
        <w:t>feedback when this occurs</w:t>
      </w:r>
      <w:ins w:id="2855" w:author="melan_000" w:date="2014-11-20T00:29:00Z">
        <w:r>
          <w:t xml:space="preserve"> as this information is only reported by a </w:t>
        </w:r>
      </w:ins>
      <w:del w:id="2856" w:author="melan_000" w:date="2014-11-20T00:29:00Z">
        <w:r w:rsidR="00673DD8" w:rsidDel="003D4BBF">
          <w:delText>, only when a read occurs</w:delText>
        </w:r>
      </w:del>
      <w:ins w:id="2857" w:author="melan_000" w:date="2014-11-20T00:29:00Z">
        <w:r>
          <w:t>read transaction</w:t>
        </w:r>
      </w:ins>
      <w:ins w:id="2858" w:author="melan_000" w:date="2014-11-18T08:57:00Z">
        <w:r w:rsidR="002C1A16">
          <w:t>.</w:t>
        </w:r>
      </w:ins>
      <w:del w:id="2859" w:author="melan_000" w:date="2014-11-18T08:59:00Z">
        <w:r w:rsidR="00673DD8" w:rsidDel="002C3130">
          <w:delText xml:space="preserve"> </w:delText>
        </w:r>
      </w:del>
      <w:del w:id="2860" w:author="melan_000" w:date="2014-11-18T08:57:00Z">
        <w:r w:rsidR="00673DD8" w:rsidDel="002C1A16">
          <w:delText xml:space="preserve">you </w:delText>
        </w:r>
      </w:del>
      <w:del w:id="2861" w:author="melan_000" w:date="2014-11-18T08:59:00Z">
        <w:r w:rsidR="00673DD8" w:rsidDel="002C3130">
          <w:delText>may set bit 30 to indicate FIFO full.</w:delText>
        </w:r>
      </w:del>
    </w:p>
    <w:p w:rsidR="007635E0" w:rsidDel="00B77E1B" w:rsidRDefault="003E6429" w:rsidP="006E35D8">
      <w:pPr>
        <w:rPr>
          <w:del w:id="2862" w:author="Shivam Garg" w:date="2014-11-26T00:58:00Z"/>
        </w:rPr>
      </w:pPr>
      <w:moveFromRangeStart w:id="2863" w:author="melan_000" w:date="2014-11-18T09:00:00Z" w:name="move404064565"/>
      <w:moveFrom w:id="2864" w:author="melan_000" w:date="2014-11-18T09:00:00Z">
        <w:r w:rsidDel="007E6E51">
          <w:t>At this stage</w:t>
        </w:r>
        <w:r w:rsidR="00206880" w:rsidDel="007E6E51">
          <w:t xml:space="preserve"> you should be able to write </w:t>
        </w:r>
        <w:r w:rsidR="008E52FF" w:rsidDel="007E6E51">
          <w:t xml:space="preserve">some </w:t>
        </w:r>
        <w:r w:rsidR="00206880" w:rsidDel="007E6E51">
          <w:t xml:space="preserve">C </w:t>
        </w:r>
        <w:r w:rsidR="008E52FF" w:rsidDel="007E6E51">
          <w:t xml:space="preserve">code </w:t>
        </w:r>
        <w:r w:rsidR="00206880" w:rsidDel="007E6E51">
          <w:t>which push 1000 sequential values onto the HW FIFO and then r</w:t>
        </w:r>
        <w:r w:rsidR="00510413" w:rsidDel="007E6E51">
          <w:t>ead them back in the same order, to verify the workings of your hardware FIFO.</w:t>
        </w:r>
      </w:moveFrom>
      <w:moveFromRangeEnd w:id="2863"/>
    </w:p>
    <w:p w:rsidR="00B77E1B" w:rsidRDefault="004F559F">
      <w:pPr>
        <w:tabs>
          <w:tab w:val="left" w:pos="5426"/>
        </w:tabs>
        <w:rPr>
          <w:ins w:id="2865" w:author="Shivam Garg" w:date="2014-11-26T00:58:00Z"/>
        </w:rPr>
        <w:pPrChange w:id="2866" w:author="Shivam Garg" w:date="2014-11-26T01:17:00Z">
          <w:pPr/>
        </w:pPrChange>
      </w:pPr>
      <w:ins w:id="2867" w:author="Shivam Garg" w:date="2014-11-26T01:17:00Z">
        <w:r>
          <w:tab/>
        </w:r>
      </w:ins>
    </w:p>
    <w:p w:rsidR="006E35D8" w:rsidRDefault="006E35D8" w:rsidP="006E35D8">
      <w:pPr>
        <w:rPr>
          <w:ins w:id="2868" w:author="melan_000" w:date="2014-11-12T08:55:00Z"/>
        </w:rPr>
      </w:pPr>
      <w:ins w:id="2869" w:author="melan_000" w:date="2014-11-12T08:55:00Z">
        <w:del w:id="2870" w:author="Shivam Garg" w:date="2014-11-26T00:58:00Z">
          <w:r w:rsidDel="00B77E1B">
            <w:lastRenderedPageBreak/>
            <w:delText xml:space="preserve">. </w:delText>
          </w:r>
        </w:del>
        <w:r>
          <w:t>The specification for the FIFO that you will design is as follows:</w:t>
        </w:r>
      </w:ins>
    </w:p>
    <w:p w:rsidR="006E35D8" w:rsidRDefault="006E35D8" w:rsidP="006E35D8">
      <w:pPr>
        <w:pStyle w:val="ListParagraph"/>
        <w:numPr>
          <w:ilvl w:val="0"/>
          <w:numId w:val="28"/>
        </w:numPr>
        <w:rPr>
          <w:ins w:id="2871" w:author="melan_000" w:date="2014-11-12T08:55:00Z"/>
        </w:rPr>
      </w:pPr>
      <w:ins w:id="2872" w:author="melan_000" w:date="2014-11-12T08:55:00Z">
        <w:r>
          <w:t xml:space="preserve">FIFO data width of </w:t>
        </w:r>
        <w:r w:rsidRPr="008C6F88">
          <w:rPr>
            <w:b/>
          </w:rPr>
          <w:t>16 bits</w:t>
        </w:r>
        <w:r>
          <w:rPr>
            <w:b/>
          </w:rPr>
          <w:t xml:space="preserve"> </w:t>
        </w:r>
        <w:r>
          <w:t xml:space="preserve">and a capacity of </w:t>
        </w:r>
        <w:r w:rsidRPr="008C6F88">
          <w:rPr>
            <w:b/>
          </w:rPr>
          <w:t>1024 words</w:t>
        </w:r>
        <w:r>
          <w:rPr>
            <w:b/>
          </w:rPr>
          <w:t>.</w:t>
        </w:r>
        <w:r>
          <w:t xml:space="preserve"> This should be implemented as block ram in </w:t>
        </w:r>
      </w:ins>
      <w:ins w:id="2873" w:author="melan_000" w:date="2014-11-20T00:32:00Z">
        <w:r w:rsidR="003D4BBF">
          <w:t>the</w:t>
        </w:r>
      </w:ins>
      <w:ins w:id="2874" w:author="melan_000" w:date="2014-11-12T08:55:00Z">
        <w:r>
          <w:t xml:space="preserve"> T</w:t>
        </w:r>
        <w:r w:rsidR="003D4BBF">
          <w:t>oplevel. The BRAM should have both an</w:t>
        </w:r>
        <w:r>
          <w:t xml:space="preserve"> address </w:t>
        </w:r>
      </w:ins>
      <w:ins w:id="2875" w:author="melan_000" w:date="2014-11-20T00:32:00Z">
        <w:r w:rsidR="003D4BBF">
          <w:t xml:space="preserve">and a data </w:t>
        </w:r>
      </w:ins>
      <w:ins w:id="2876" w:author="melan_000" w:date="2014-11-12T08:55:00Z">
        <w:r>
          <w:t>wi</w:t>
        </w:r>
        <w:r w:rsidR="003D4BBF">
          <w:t>dth of 16</w:t>
        </w:r>
        <w:r>
          <w:t>. If you need a refresher on the use of BRAM refer to the “Distributed and Block ram on Xilinx FPGA’s” guide [5]</w:t>
        </w:r>
      </w:ins>
    </w:p>
    <w:p w:rsidR="006E35D8" w:rsidRDefault="006E35D8" w:rsidP="006E35D8">
      <w:pPr>
        <w:pStyle w:val="ListParagraph"/>
        <w:numPr>
          <w:ilvl w:val="0"/>
          <w:numId w:val="28"/>
        </w:numPr>
        <w:rPr>
          <w:ins w:id="2877" w:author="melan_000" w:date="2014-11-12T08:55:00Z"/>
        </w:rPr>
      </w:pPr>
      <w:ins w:id="2878" w:author="melan_000" w:date="2014-11-12T08:55:00Z">
        <w:r>
          <w:t xml:space="preserve">If we reach the end of FIFO addressing, </w:t>
        </w:r>
      </w:ins>
      <w:ins w:id="2879" w:author="melan_000" w:date="2014-11-20T00:33:00Z">
        <w:r w:rsidR="00C6538A">
          <w:t>reads and writes</w:t>
        </w:r>
      </w:ins>
      <w:ins w:id="2880" w:author="melan_000" w:date="2014-11-12T08:55:00Z">
        <w:r>
          <w:t xml:space="preserve"> should wrap around the BRAM</w:t>
        </w:r>
      </w:ins>
      <w:ins w:id="2881" w:author="melan_000" w:date="2014-11-20T00:39:00Z">
        <w:r w:rsidR="00A9411F">
          <w:t>. This can trivially be achieved by ignoring underflows and overflows in FIFO position.</w:t>
        </w:r>
      </w:ins>
    </w:p>
    <w:p w:rsidR="006E35D8" w:rsidRDefault="00A9411F">
      <w:pPr>
        <w:pStyle w:val="ListParagraph"/>
        <w:numPr>
          <w:ilvl w:val="0"/>
          <w:numId w:val="28"/>
        </w:numPr>
        <w:rPr>
          <w:ins w:id="2882" w:author="melan_000" w:date="2014-11-12T08:55:00Z"/>
        </w:rPr>
      </w:pPr>
      <w:ins w:id="2883" w:author="melan_000" w:date="2014-11-12T08:55:00Z">
        <w:r>
          <w:t>R</w:t>
        </w:r>
        <w:r w:rsidR="006E35D8">
          <w:t xml:space="preserve">eading </w:t>
        </w:r>
      </w:ins>
      <w:ins w:id="2884" w:author="melan_000" w:date="2014-11-20T00:40:00Z">
        <w:r>
          <w:t>from an empty FIFO</w:t>
        </w:r>
      </w:ins>
      <w:ins w:id="2885" w:author="melan_000" w:date="2014-11-12T08:55:00Z">
        <w:r w:rsidR="006E35D8">
          <w:t xml:space="preserve"> should not </w:t>
        </w:r>
      </w:ins>
      <w:ins w:id="2886" w:author="melan_000" w:date="2014-11-20T00:42:00Z">
        <w:r>
          <w:t xml:space="preserve">affect the </w:t>
        </w:r>
      </w:ins>
      <w:ins w:id="2887" w:author="melan_000" w:date="2014-11-20T00:40:00Z">
        <w:r>
          <w:t>FIFO position</w:t>
        </w:r>
      </w:ins>
      <w:ins w:id="2888" w:author="melan_000" w:date="2014-11-12T08:55:00Z">
        <w:r w:rsidR="006E35D8">
          <w:t>.</w:t>
        </w:r>
      </w:ins>
      <w:ins w:id="2889" w:author="melan_000" w:date="2014-11-20T00:43:00Z">
        <w:r w:rsidR="007E7EF3">
          <w:t xml:space="preserve"> </w:t>
        </w:r>
      </w:ins>
      <w:ins w:id="2890" w:author="melan_000" w:date="2014-11-12T08:55:00Z">
        <w:r w:rsidR="006E35D8">
          <w:t xml:space="preserve">If the user tries to read </w:t>
        </w:r>
      </w:ins>
      <w:ins w:id="2891" w:author="melan_000" w:date="2014-11-20T00:43:00Z">
        <w:r w:rsidR="007E7EF3">
          <w:t>from an empty FIFO,</w:t>
        </w:r>
      </w:ins>
      <w:ins w:id="2892" w:author="melan_000" w:date="2014-11-12T08:55:00Z">
        <w:r w:rsidR="006E35D8">
          <w:t xml:space="preserve"> bit 31 (Most Significant Bit) should be set to in</w:t>
        </w:r>
        <w:r w:rsidR="007E7EF3">
          <w:t>dicate that the data is invalid.</w:t>
        </w:r>
        <w:r w:rsidR="006E35D8">
          <w:t xml:space="preserve"> </w:t>
        </w:r>
      </w:ins>
      <w:ins w:id="2893" w:author="melan_000" w:date="2014-11-20T00:43:00Z">
        <w:r w:rsidR="007E7EF3">
          <w:t>I</w:t>
        </w:r>
      </w:ins>
      <w:ins w:id="2894" w:author="melan_000" w:date="2014-11-12T08:55:00Z">
        <w:r w:rsidR="006E35D8">
          <w:t>t is expected that the user checks this bit for data validity.</w:t>
        </w:r>
      </w:ins>
    </w:p>
    <w:p w:rsidR="004F501A" w:rsidRPr="004F501A" w:rsidRDefault="004F501A">
      <w:pPr>
        <w:pStyle w:val="Caption"/>
        <w:keepNext/>
        <w:rPr>
          <w:ins w:id="2895" w:author="melan_000" w:date="2014-11-18T23:49:00Z"/>
          <w:color w:val="1F497D" w:themeColor="text2"/>
          <w:sz w:val="18"/>
          <w:rPrChange w:id="2896" w:author="melan_000" w:date="2014-11-18T23:49:00Z">
            <w:rPr>
              <w:ins w:id="2897" w:author="melan_000" w:date="2014-11-18T23:49:00Z"/>
            </w:rPr>
          </w:rPrChange>
        </w:rPr>
        <w:pPrChange w:id="2898" w:author="melan_000" w:date="2014-11-18T23:49:00Z">
          <w:pPr/>
        </w:pPrChange>
      </w:pPr>
      <w:ins w:id="2899" w:author="melan_000" w:date="2014-11-18T23:49:00Z">
        <w:r w:rsidRPr="004F501A">
          <w:rPr>
            <w:szCs w:val="22"/>
          </w:rPr>
          <w:t xml:space="preserve">Table </w:t>
        </w:r>
      </w:ins>
      <w:ins w:id="2900" w:author="melan_000" w:date="2014-11-18T23:51:00Z">
        <w:r>
          <w:rPr>
            <w:szCs w:val="22"/>
          </w:rPr>
          <w:fldChar w:fldCharType="begin"/>
        </w:r>
        <w:r>
          <w:rPr>
            <w:szCs w:val="22"/>
          </w:rPr>
          <w:instrText xml:space="preserve"> STYLEREF 1 \s </w:instrText>
        </w:r>
      </w:ins>
      <w:r>
        <w:rPr>
          <w:szCs w:val="22"/>
        </w:rPr>
        <w:fldChar w:fldCharType="separate"/>
      </w:r>
      <w:r w:rsidR="00113A04">
        <w:rPr>
          <w:noProof/>
          <w:szCs w:val="22"/>
        </w:rPr>
        <w:t>6</w:t>
      </w:r>
      <w:ins w:id="2901" w:author="melan_000" w:date="2014-11-18T23:51:00Z">
        <w:r>
          <w:rPr>
            <w:szCs w:val="22"/>
          </w:rPr>
          <w:fldChar w:fldCharType="end"/>
        </w:r>
        <w:r>
          <w:rPr>
            <w:szCs w:val="22"/>
          </w:rPr>
          <w:noBreakHyphen/>
        </w:r>
        <w:r>
          <w:rPr>
            <w:szCs w:val="22"/>
          </w:rPr>
          <w:fldChar w:fldCharType="begin"/>
        </w:r>
        <w:r>
          <w:rPr>
            <w:szCs w:val="22"/>
          </w:rPr>
          <w:instrText xml:space="preserve"> SEQ Table \* ARABIC \s 1 </w:instrText>
        </w:r>
      </w:ins>
      <w:r>
        <w:rPr>
          <w:szCs w:val="22"/>
        </w:rPr>
        <w:fldChar w:fldCharType="separate"/>
      </w:r>
      <w:ins w:id="2902" w:author="melan_000" w:date="2014-11-20T01:41:00Z">
        <w:r w:rsidR="00113A04">
          <w:rPr>
            <w:noProof/>
            <w:szCs w:val="22"/>
          </w:rPr>
          <w:t>2</w:t>
        </w:r>
      </w:ins>
      <w:ins w:id="2903" w:author="melan_000" w:date="2014-11-18T23:51:00Z">
        <w:r>
          <w:rPr>
            <w:szCs w:val="22"/>
          </w:rPr>
          <w:fldChar w:fldCharType="end"/>
        </w:r>
      </w:ins>
      <w:ins w:id="2904" w:author="melan_000" w:date="2014-11-18T23:49:00Z">
        <w:r w:rsidRPr="004F501A">
          <w:rPr>
            <w:szCs w:val="22"/>
          </w:rPr>
          <w:t xml:space="preserve">: FIFO </w:t>
        </w:r>
      </w:ins>
      <w:ins w:id="2905" w:author="melan_000" w:date="2014-11-20T00:44:00Z">
        <w:r w:rsidR="007E7EF3">
          <w:rPr>
            <w:szCs w:val="22"/>
          </w:rPr>
          <w:t>register interface</w:t>
        </w:r>
      </w:ins>
    </w:p>
    <w:tbl>
      <w:tblPr>
        <w:tblW w:w="6076" w:type="dxa"/>
        <w:jc w:val="center"/>
        <w:tblLook w:val="04A0" w:firstRow="1" w:lastRow="0" w:firstColumn="1" w:lastColumn="0" w:noHBand="0" w:noVBand="1"/>
      </w:tblPr>
      <w:tblGrid>
        <w:gridCol w:w="1906"/>
        <w:gridCol w:w="809"/>
        <w:gridCol w:w="522"/>
        <w:gridCol w:w="479"/>
        <w:gridCol w:w="460"/>
        <w:gridCol w:w="520"/>
        <w:gridCol w:w="640"/>
        <w:gridCol w:w="740"/>
      </w:tblGrid>
      <w:tr w:rsidR="006E35D8" w:rsidTr="00DD2E38">
        <w:trPr>
          <w:trHeight w:val="300"/>
          <w:jc w:val="center"/>
          <w:ins w:id="2906"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07" w:author="melan_000" w:date="2014-11-12T08:55:00Z"/>
                <w:rFonts w:ascii="Calibri" w:eastAsia="Times New Roman" w:hAnsi="Calibri" w:cs="Times New Roman"/>
                <w:color w:val="000000"/>
                <w:lang w:eastAsia="en-AU"/>
              </w:rPr>
              <w:pPrChange w:id="2908" w:author="melan_000" w:date="2014-11-20T01:07:00Z">
                <w:pPr>
                  <w:spacing w:after="0" w:line="240" w:lineRule="auto"/>
                </w:pPr>
              </w:pPrChange>
            </w:pPr>
            <w:ins w:id="2909" w:author="melan_000" w:date="2014-11-12T08:55:00Z">
              <w:r>
                <w:rPr>
                  <w:rFonts w:ascii="Calibri" w:eastAsia="Times New Roman" w:hAnsi="Calibri" w:cs="Times New Roman"/>
                  <w:color w:val="000000"/>
                  <w:lang w:eastAsia="en-AU"/>
                </w:rPr>
                <w:t>Bit</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10" w:author="melan_000" w:date="2014-11-12T08:55:00Z"/>
                <w:rFonts w:ascii="Calibri" w:eastAsia="Times New Roman" w:hAnsi="Calibri" w:cs="Times New Roman"/>
                <w:color w:val="000000"/>
                <w:lang w:eastAsia="en-AU"/>
              </w:rPr>
            </w:pPr>
            <w:ins w:id="2911" w:author="melan_000" w:date="2014-11-12T08:55:00Z">
              <w:r>
                <w:rPr>
                  <w:rFonts w:ascii="Calibri" w:eastAsia="Times New Roman" w:hAnsi="Calibri" w:cs="Times New Roman"/>
                  <w:color w:val="000000"/>
                  <w:lang w:eastAsia="en-AU"/>
                </w:rPr>
                <w:t>31</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12" w:author="melan_000" w:date="2014-11-12T08:55:00Z"/>
                <w:rFonts w:ascii="Calibri" w:eastAsia="Times New Roman" w:hAnsi="Calibri" w:cs="Times New Roman"/>
                <w:color w:val="000000"/>
                <w:lang w:eastAsia="en-AU"/>
              </w:rPr>
            </w:pPr>
            <w:ins w:id="2913" w:author="melan_000" w:date="2014-11-12T08:55:00Z">
              <w:r>
                <w:rPr>
                  <w:rFonts w:ascii="Calibri" w:eastAsia="Times New Roman" w:hAnsi="Calibri" w:cs="Times New Roman"/>
                  <w:color w:val="000000"/>
                  <w:lang w:eastAsia="en-AU"/>
                </w:rPr>
                <w:t>30</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14" w:author="melan_000" w:date="2014-11-12T08:55:00Z"/>
                <w:rFonts w:ascii="Calibri" w:eastAsia="Times New Roman" w:hAnsi="Calibri" w:cs="Times New Roman"/>
                <w:color w:val="000000"/>
                <w:lang w:eastAsia="en-AU"/>
              </w:rPr>
            </w:pPr>
            <w:ins w:id="2915" w:author="melan_000" w:date="2014-11-12T08:55:00Z">
              <w:r>
                <w:rPr>
                  <w:rFonts w:ascii="Calibri" w:eastAsia="Times New Roman" w:hAnsi="Calibri" w:cs="Times New Roman"/>
                  <w:color w:val="000000"/>
                  <w:lang w:eastAsia="en-AU"/>
                </w:rPr>
                <w:t>…..</w:t>
              </w:r>
            </w:ins>
          </w:p>
        </w:tc>
        <w:tc>
          <w:tcPr>
            <w:tcW w:w="46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16" w:author="melan_000" w:date="2014-11-12T08:55:00Z"/>
                <w:rFonts w:ascii="Calibri" w:eastAsia="Times New Roman" w:hAnsi="Calibri" w:cs="Times New Roman"/>
                <w:color w:val="000000"/>
                <w:lang w:eastAsia="en-AU"/>
              </w:rPr>
            </w:pPr>
            <w:ins w:id="2917" w:author="melan_000" w:date="2014-11-12T08:55:00Z">
              <w:r>
                <w:rPr>
                  <w:rFonts w:ascii="Calibri" w:eastAsia="Times New Roman" w:hAnsi="Calibri" w:cs="Times New Roman"/>
                  <w:color w:val="000000"/>
                  <w:lang w:eastAsia="en-AU"/>
                </w:rPr>
                <w:t>15</w:t>
              </w:r>
            </w:ins>
          </w:p>
        </w:tc>
        <w:tc>
          <w:tcPr>
            <w:tcW w:w="52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18" w:author="melan_000" w:date="2014-11-12T08:55:00Z"/>
                <w:rFonts w:ascii="Calibri" w:eastAsia="Times New Roman" w:hAnsi="Calibri" w:cs="Times New Roman"/>
                <w:color w:val="000000"/>
                <w:lang w:eastAsia="en-AU"/>
              </w:rPr>
            </w:pPr>
            <w:ins w:id="2919" w:author="melan_000" w:date="2014-11-12T08:55:00Z">
              <w:r>
                <w:rPr>
                  <w:rFonts w:ascii="Calibri" w:eastAsia="Times New Roman" w:hAnsi="Calibri" w:cs="Times New Roman"/>
                  <w:color w:val="000000"/>
                  <w:lang w:eastAsia="en-AU"/>
                </w:rPr>
                <w:t>……</w:t>
              </w:r>
            </w:ins>
          </w:p>
        </w:tc>
        <w:tc>
          <w:tcPr>
            <w:tcW w:w="6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20" w:author="melan_000" w:date="2014-11-12T08:55:00Z"/>
                <w:rFonts w:ascii="Calibri" w:eastAsia="Times New Roman" w:hAnsi="Calibri" w:cs="Times New Roman"/>
                <w:color w:val="000000"/>
                <w:lang w:eastAsia="en-AU"/>
              </w:rPr>
            </w:pPr>
            <w:ins w:id="2921" w:author="melan_000" w:date="2014-11-12T08:55:00Z">
              <w:r>
                <w:rPr>
                  <w:rFonts w:ascii="Calibri" w:eastAsia="Times New Roman" w:hAnsi="Calibri" w:cs="Times New Roman"/>
                  <w:color w:val="000000"/>
                  <w:lang w:eastAsia="en-AU"/>
                </w:rPr>
                <w:t>1</w:t>
              </w:r>
            </w:ins>
          </w:p>
        </w:tc>
        <w:tc>
          <w:tcPr>
            <w:tcW w:w="740"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22" w:author="melan_000" w:date="2014-11-12T08:55:00Z"/>
                <w:rFonts w:ascii="Calibri" w:eastAsia="Times New Roman" w:hAnsi="Calibri" w:cs="Times New Roman"/>
                <w:color w:val="000000"/>
                <w:lang w:eastAsia="en-AU"/>
              </w:rPr>
            </w:pPr>
            <w:ins w:id="2923" w:author="melan_000" w:date="2014-11-12T08:55:00Z">
              <w:r>
                <w:rPr>
                  <w:rFonts w:ascii="Calibri" w:eastAsia="Times New Roman" w:hAnsi="Calibri" w:cs="Times New Roman"/>
                  <w:color w:val="000000"/>
                  <w:lang w:eastAsia="en-AU"/>
                </w:rPr>
                <w:t>0</w:t>
              </w:r>
            </w:ins>
          </w:p>
        </w:tc>
      </w:tr>
      <w:tr w:rsidR="006E35D8" w:rsidTr="00DD2E38">
        <w:trPr>
          <w:trHeight w:val="300"/>
          <w:jc w:val="center"/>
          <w:ins w:id="2924"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6E35D8" w:rsidRDefault="006E35D8">
            <w:pPr>
              <w:spacing w:after="0" w:line="240" w:lineRule="auto"/>
              <w:jc w:val="right"/>
              <w:rPr>
                <w:ins w:id="2925" w:author="melan_000" w:date="2014-11-12T08:55:00Z"/>
                <w:rFonts w:ascii="Calibri" w:eastAsia="Times New Roman" w:hAnsi="Calibri" w:cs="Times New Roman"/>
                <w:color w:val="000000"/>
                <w:lang w:eastAsia="en-AU"/>
              </w:rPr>
              <w:pPrChange w:id="2926" w:author="melan_000" w:date="2014-11-20T01:07:00Z">
                <w:pPr>
                  <w:spacing w:after="0" w:line="240" w:lineRule="auto"/>
                </w:pPr>
              </w:pPrChange>
            </w:pPr>
            <w:ins w:id="2927" w:author="melan_000" w:date="2014-11-12T08:55:00Z">
              <w:r>
                <w:rPr>
                  <w:rFonts w:ascii="Calibri" w:eastAsia="Times New Roman" w:hAnsi="Calibri" w:cs="Times New Roman"/>
                  <w:color w:val="000000"/>
                  <w:lang w:eastAsia="en-AU"/>
                </w:rPr>
                <w:t>Function on read</w:t>
              </w:r>
            </w:ins>
          </w:p>
        </w:tc>
        <w:tc>
          <w:tcPr>
            <w:tcW w:w="80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28" w:author="melan_000" w:date="2014-11-12T08:55:00Z"/>
                <w:rFonts w:ascii="Calibri" w:eastAsia="Times New Roman" w:hAnsi="Calibri" w:cs="Times New Roman"/>
                <w:color w:val="000000"/>
                <w:lang w:eastAsia="en-AU"/>
              </w:rPr>
            </w:pPr>
            <w:ins w:id="2929" w:author="melan_000" w:date="2014-11-12T08:55:00Z">
              <w:r>
                <w:rPr>
                  <w:rFonts w:ascii="Calibri" w:eastAsia="Times New Roman" w:hAnsi="Calibri" w:cs="Times New Roman"/>
                  <w:color w:val="000000"/>
                  <w:lang w:eastAsia="en-AU"/>
                </w:rPr>
                <w:t>Read Invalid</w:t>
              </w:r>
            </w:ins>
          </w:p>
        </w:tc>
        <w:tc>
          <w:tcPr>
            <w:tcW w:w="522"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0" w:author="melan_000" w:date="2014-11-12T08:55:00Z"/>
                <w:rFonts w:ascii="Calibri" w:eastAsia="Times New Roman" w:hAnsi="Calibri" w:cs="Times New Roman"/>
                <w:color w:val="000000"/>
                <w:lang w:eastAsia="en-AU"/>
              </w:rPr>
            </w:pPr>
            <w:ins w:id="2931"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2" w:author="melan_000" w:date="2014-11-12T08:55:00Z"/>
                <w:rFonts w:ascii="Calibri" w:eastAsia="Times New Roman" w:hAnsi="Calibri" w:cs="Times New Roman"/>
                <w:color w:val="000000"/>
                <w:lang w:eastAsia="en-AU"/>
              </w:rPr>
            </w:pPr>
            <w:ins w:id="2933"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hideMark/>
          </w:tcPr>
          <w:p w:rsidR="006E35D8" w:rsidRDefault="006E35D8" w:rsidP="00DD2E38">
            <w:pPr>
              <w:spacing w:after="0" w:line="240" w:lineRule="auto"/>
              <w:jc w:val="center"/>
              <w:rPr>
                <w:ins w:id="2934" w:author="melan_000" w:date="2014-11-12T08:55:00Z"/>
                <w:rFonts w:ascii="Calibri" w:eastAsia="Times New Roman" w:hAnsi="Calibri" w:cs="Times New Roman"/>
                <w:color w:val="000000"/>
                <w:lang w:eastAsia="en-AU"/>
              </w:rPr>
            </w:pPr>
            <w:ins w:id="2935" w:author="melan_000" w:date="2014-11-12T08:55:00Z">
              <w:r>
                <w:rPr>
                  <w:rFonts w:ascii="Calibri" w:eastAsia="Times New Roman" w:hAnsi="Calibri" w:cs="Times New Roman"/>
                  <w:color w:val="000000"/>
                  <w:lang w:eastAsia="en-AU"/>
                </w:rPr>
                <w:t>Data out</w:t>
              </w:r>
            </w:ins>
          </w:p>
        </w:tc>
      </w:tr>
      <w:tr w:rsidR="006E35D8" w:rsidTr="00DD2E38">
        <w:trPr>
          <w:trHeight w:val="300"/>
          <w:jc w:val="center"/>
          <w:ins w:id="2936" w:author="melan_000" w:date="2014-11-12T08:55:00Z"/>
        </w:trPr>
        <w:tc>
          <w:tcPr>
            <w:tcW w:w="1906" w:type="dxa"/>
            <w:tcBorders>
              <w:top w:val="single" w:sz="4" w:space="0" w:color="auto"/>
              <w:left w:val="single" w:sz="4" w:space="0" w:color="auto"/>
              <w:bottom w:val="single" w:sz="4" w:space="0" w:color="auto"/>
              <w:right w:val="single" w:sz="4" w:space="0" w:color="auto"/>
            </w:tcBorders>
            <w:shd w:val="clear" w:color="auto" w:fill="FFFF00"/>
            <w:noWrap/>
            <w:vAlign w:val="bottom"/>
          </w:tcPr>
          <w:p w:rsidR="006E35D8" w:rsidRDefault="006E35D8">
            <w:pPr>
              <w:spacing w:after="0" w:line="240" w:lineRule="auto"/>
              <w:jc w:val="right"/>
              <w:rPr>
                <w:ins w:id="2937" w:author="melan_000" w:date="2014-11-12T08:55:00Z"/>
                <w:rFonts w:ascii="Calibri" w:eastAsia="Times New Roman" w:hAnsi="Calibri" w:cs="Times New Roman"/>
                <w:color w:val="000000"/>
                <w:lang w:eastAsia="en-AU"/>
              </w:rPr>
              <w:pPrChange w:id="2938" w:author="melan_000" w:date="2014-11-20T01:07:00Z">
                <w:pPr>
                  <w:spacing w:after="0" w:line="240" w:lineRule="auto"/>
                </w:pPr>
              </w:pPrChange>
            </w:pPr>
            <w:ins w:id="2939" w:author="melan_000" w:date="2014-11-12T08:55:00Z">
              <w:r>
                <w:rPr>
                  <w:rFonts w:ascii="Calibri" w:eastAsia="Times New Roman" w:hAnsi="Calibri" w:cs="Times New Roman"/>
                  <w:color w:val="000000"/>
                  <w:lang w:eastAsia="en-AU"/>
                </w:rPr>
                <w:t>Function on write</w:t>
              </w:r>
            </w:ins>
          </w:p>
        </w:tc>
        <w:tc>
          <w:tcPr>
            <w:tcW w:w="80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40" w:author="melan_000" w:date="2014-11-12T08:55:00Z"/>
                <w:rFonts w:ascii="Calibri" w:eastAsia="Times New Roman" w:hAnsi="Calibri" w:cs="Times New Roman"/>
                <w:color w:val="000000"/>
                <w:lang w:eastAsia="en-AU"/>
              </w:rPr>
            </w:pPr>
            <w:ins w:id="2941" w:author="melan_000" w:date="2014-11-12T08:55:00Z">
              <w:r>
                <w:rPr>
                  <w:rFonts w:ascii="Calibri" w:eastAsia="Times New Roman" w:hAnsi="Calibri" w:cs="Times New Roman"/>
                  <w:color w:val="000000"/>
                  <w:lang w:eastAsia="en-AU"/>
                </w:rPr>
                <w:t>n/a</w:t>
              </w:r>
            </w:ins>
          </w:p>
        </w:tc>
        <w:tc>
          <w:tcPr>
            <w:tcW w:w="522"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42" w:author="melan_000" w:date="2014-11-12T08:55:00Z"/>
                <w:rFonts w:ascii="Calibri" w:eastAsia="Times New Roman" w:hAnsi="Calibri" w:cs="Times New Roman"/>
                <w:color w:val="000000"/>
                <w:lang w:eastAsia="en-AU"/>
              </w:rPr>
            </w:pPr>
            <w:ins w:id="2943" w:author="melan_000" w:date="2014-11-12T08:55:00Z">
              <w:r>
                <w:rPr>
                  <w:rFonts w:ascii="Calibri" w:eastAsia="Times New Roman" w:hAnsi="Calibri" w:cs="Times New Roman"/>
                  <w:color w:val="000000"/>
                  <w:lang w:eastAsia="en-AU"/>
                </w:rPr>
                <w:t>n/a</w:t>
              </w:r>
            </w:ins>
          </w:p>
        </w:tc>
        <w:tc>
          <w:tcPr>
            <w:tcW w:w="479" w:type="dxa"/>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44" w:author="melan_000" w:date="2014-11-12T08:55:00Z"/>
                <w:rFonts w:ascii="Calibri" w:eastAsia="Times New Roman" w:hAnsi="Calibri" w:cs="Times New Roman"/>
                <w:color w:val="000000"/>
                <w:lang w:eastAsia="en-AU"/>
              </w:rPr>
            </w:pPr>
            <w:ins w:id="2945" w:author="melan_000" w:date="2014-11-12T08:55:00Z">
              <w:r>
                <w:rPr>
                  <w:rFonts w:ascii="Calibri" w:eastAsia="Times New Roman" w:hAnsi="Calibri" w:cs="Times New Roman"/>
                  <w:color w:val="000000"/>
                  <w:lang w:eastAsia="en-AU"/>
                </w:rPr>
                <w:t>…..</w:t>
              </w:r>
            </w:ins>
          </w:p>
        </w:tc>
        <w:tc>
          <w:tcPr>
            <w:tcW w:w="2360" w:type="dxa"/>
            <w:gridSpan w:val="4"/>
            <w:tcBorders>
              <w:top w:val="single" w:sz="4" w:space="0" w:color="auto"/>
              <w:left w:val="nil"/>
              <w:bottom w:val="single" w:sz="4" w:space="0" w:color="auto"/>
              <w:right w:val="single" w:sz="4" w:space="0" w:color="auto"/>
            </w:tcBorders>
            <w:noWrap/>
            <w:vAlign w:val="bottom"/>
          </w:tcPr>
          <w:p w:rsidR="006E35D8" w:rsidRDefault="006E35D8" w:rsidP="00DD2E38">
            <w:pPr>
              <w:spacing w:after="0" w:line="240" w:lineRule="auto"/>
              <w:jc w:val="center"/>
              <w:rPr>
                <w:ins w:id="2946" w:author="melan_000" w:date="2014-11-12T08:55:00Z"/>
                <w:rFonts w:ascii="Calibri" w:eastAsia="Times New Roman" w:hAnsi="Calibri" w:cs="Times New Roman"/>
                <w:color w:val="000000"/>
                <w:lang w:eastAsia="en-AU"/>
              </w:rPr>
            </w:pPr>
            <w:ins w:id="2947" w:author="melan_000" w:date="2014-11-12T08:55:00Z">
              <w:r>
                <w:rPr>
                  <w:rFonts w:ascii="Calibri" w:eastAsia="Times New Roman" w:hAnsi="Calibri" w:cs="Times New Roman"/>
                  <w:color w:val="000000"/>
                  <w:lang w:eastAsia="en-AU"/>
                </w:rPr>
                <w:t>Data in</w:t>
              </w:r>
            </w:ins>
          </w:p>
        </w:tc>
      </w:tr>
    </w:tbl>
    <w:p w:rsidR="004F501A" w:rsidRDefault="004F501A" w:rsidP="007635E0">
      <w:pPr>
        <w:rPr>
          <w:ins w:id="2948" w:author="melan_000" w:date="2014-11-18T23:49:00Z"/>
        </w:rPr>
      </w:pPr>
    </w:p>
    <w:p w:rsidR="006E35D8" w:rsidRDefault="007E6E51" w:rsidP="007635E0">
      <w:moveToRangeStart w:id="2949" w:author="melan_000" w:date="2014-11-18T09:00:00Z" w:name="move404064565"/>
      <w:moveTo w:id="2950" w:author="melan_000" w:date="2014-11-18T09:00:00Z">
        <w:r>
          <w:t>At this stage</w:t>
        </w:r>
      </w:moveTo>
      <w:ins w:id="2951" w:author="melan_000" w:date="2014-11-20T00:46:00Z">
        <w:r w:rsidR="007E7EF3">
          <w:t>,</w:t>
        </w:r>
      </w:ins>
      <w:moveTo w:id="2952" w:author="melan_000" w:date="2014-11-18T09:00:00Z">
        <w:r>
          <w:t xml:space="preserve"> you should be able </w:t>
        </w:r>
      </w:moveTo>
      <w:ins w:id="2953" w:author="melan_000" w:date="2014-11-20T00:45:00Z">
        <w:r w:rsidR="007E7EF3">
          <w:t xml:space="preserve">verify your design by </w:t>
        </w:r>
      </w:ins>
      <w:ins w:id="2954" w:author="melan_000" w:date="2014-11-20T00:47:00Z">
        <w:r w:rsidR="007E7EF3">
          <w:t>writing</w:t>
        </w:r>
      </w:ins>
      <w:ins w:id="2955" w:author="melan_000" w:date="2014-11-20T00:46:00Z">
        <w:r w:rsidR="007E7EF3">
          <w:t xml:space="preserve"> C code on the PS to </w:t>
        </w:r>
      </w:ins>
      <w:moveTo w:id="2956" w:author="melan_000" w:date="2014-11-18T09:00:00Z">
        <w:del w:id="2957" w:author="melan_000" w:date="2014-11-20T00:45:00Z">
          <w:r w:rsidDel="007E7EF3">
            <w:delText xml:space="preserve">to </w:delText>
          </w:r>
        </w:del>
        <w:del w:id="2958" w:author="melan_000" w:date="2014-11-20T00:46:00Z">
          <w:r w:rsidDel="007E7EF3">
            <w:delText>writ</w:delText>
          </w:r>
        </w:del>
        <w:del w:id="2959" w:author="melan_000" w:date="2014-11-20T00:45:00Z">
          <w:r w:rsidDel="007E7EF3">
            <w:delText>e</w:delText>
          </w:r>
        </w:del>
        <w:del w:id="2960" w:author="melan_000" w:date="2014-11-20T00:46:00Z">
          <w:r w:rsidDel="007E7EF3">
            <w:delText xml:space="preserve"> some C code which </w:delText>
          </w:r>
        </w:del>
      </w:moveTo>
      <w:ins w:id="2961" w:author="melan_000" w:date="2014-11-20T00:45:00Z">
        <w:r w:rsidR="007E7EF3">
          <w:t xml:space="preserve">sequential </w:t>
        </w:r>
      </w:ins>
      <w:moveTo w:id="2962" w:author="melan_000" w:date="2014-11-18T09:00:00Z">
        <w:r>
          <w:t>push 10</w:t>
        </w:r>
        <w:del w:id="2963" w:author="melan_000" w:date="2014-11-20T00:45:00Z">
          <w:r w:rsidDel="007E7EF3">
            <w:delText>00</w:delText>
          </w:r>
        </w:del>
      </w:moveTo>
      <w:ins w:id="2964" w:author="melan_000" w:date="2014-11-20T00:45:00Z">
        <w:r w:rsidR="007E7EF3">
          <w:t>2</w:t>
        </w:r>
        <w:del w:id="2965" w:author="Shivam Garg" w:date="2014-11-26T01:18:00Z">
          <w:r w:rsidR="007E7EF3" w:rsidDel="00A53CB8">
            <w:delText>4</w:delText>
          </w:r>
        </w:del>
      </w:ins>
      <w:ins w:id="2966" w:author="Shivam Garg" w:date="2014-11-26T01:18:00Z">
        <w:r w:rsidR="00A53CB8">
          <w:t>3</w:t>
        </w:r>
      </w:ins>
      <w:moveTo w:id="2967" w:author="melan_000" w:date="2014-11-18T09:00:00Z">
        <w:r>
          <w:t xml:space="preserve"> </w:t>
        </w:r>
        <w:del w:id="2968" w:author="melan_000" w:date="2014-11-20T00:45:00Z">
          <w:r w:rsidDel="007E7EF3">
            <w:delText xml:space="preserve">sequential </w:delText>
          </w:r>
        </w:del>
        <w:r>
          <w:t>values onto the HW FIFO and then read them back in the same order</w:t>
        </w:r>
      </w:moveTo>
      <w:ins w:id="2969" w:author="Shivam Garg" w:date="2014-11-26T01:19:00Z">
        <w:r w:rsidR="00B57DD7">
          <w:t>.</w:t>
        </w:r>
      </w:ins>
      <w:moveTo w:id="2970" w:author="melan_000" w:date="2014-11-18T09:00:00Z">
        <w:del w:id="2971" w:author="melan_000" w:date="2014-11-20T00:45:00Z">
          <w:r w:rsidDel="007E7EF3">
            <w:delText>,</w:delText>
          </w:r>
        </w:del>
        <w:del w:id="2972" w:author="melan_000" w:date="2014-11-20T00:47:00Z">
          <w:r w:rsidDel="007E7EF3">
            <w:delText xml:space="preserve"> </w:delText>
          </w:r>
        </w:del>
        <w:del w:id="2973" w:author="melan_000" w:date="2014-11-20T00:45:00Z">
          <w:r w:rsidDel="007E7EF3">
            <w:delText>t</w:delText>
          </w:r>
        </w:del>
        <w:del w:id="2974" w:author="melan_000" w:date="2014-11-20T00:47:00Z">
          <w:r w:rsidDel="007E7EF3">
            <w:delText>o verify the workings of your hardware FIFO.</w:delText>
          </w:r>
        </w:del>
      </w:moveTo>
      <w:moveToRangeEnd w:id="2949"/>
    </w:p>
    <w:p w:rsidR="0015291C" w:rsidRDefault="00A37305" w:rsidP="005E1E05">
      <w:pPr>
        <w:pStyle w:val="Heading2"/>
        <w:tabs>
          <w:tab w:val="center" w:pos="4513"/>
        </w:tabs>
      </w:pPr>
      <w:bookmarkStart w:id="2975" w:name="_Toc404211019"/>
      <w:ins w:id="2976" w:author="melan_000" w:date="2014-11-18T21:43:00Z">
        <w:r>
          <w:t>G</w:t>
        </w:r>
      </w:ins>
      <w:del w:id="2977" w:author="melan_000" w:date="2014-11-18T21:27:00Z">
        <w:r w:rsidR="00D673F4" w:rsidDel="00411C9F">
          <w:delText>6</w:delText>
        </w:r>
        <w:r w:rsidR="00206880" w:rsidDel="00411C9F">
          <w:delText xml:space="preserve">.c </w:delText>
        </w:r>
      </w:del>
      <w:del w:id="2978" w:author="melan_000" w:date="2014-11-18T21:43:00Z">
        <w:r w:rsidR="00206880" w:rsidDel="00A37305">
          <w:delText>G</w:delText>
        </w:r>
      </w:del>
      <w:r w:rsidR="00206880">
        <w:t>PIO implementation</w:t>
      </w:r>
      <w:bookmarkEnd w:id="2975"/>
      <w:r w:rsidR="00206880">
        <w:t xml:space="preserve"> </w:t>
      </w:r>
      <w:r w:rsidR="005E1E05">
        <w:tab/>
      </w:r>
    </w:p>
    <w:p w:rsidR="00037D30" w:rsidRDefault="00300917">
      <w:ins w:id="2979" w:author="melan_000" w:date="2014-11-17T00:26:00Z">
        <w:r>
          <w:t>T</w:t>
        </w:r>
      </w:ins>
      <w:del w:id="2980" w:author="melan_000" w:date="2014-11-17T00:26:00Z">
        <w:r w:rsidR="00206880" w:rsidDel="00300917">
          <w:delText>For t</w:delText>
        </w:r>
      </w:del>
      <w:r w:rsidR="00206880">
        <w:t xml:space="preserve">he GPIO implementation </w:t>
      </w:r>
      <w:del w:id="2981" w:author="melan_000" w:date="2014-11-17T08:10:00Z">
        <w:r w:rsidR="00206880" w:rsidDel="000050B3">
          <w:delText xml:space="preserve">we </w:delText>
        </w:r>
      </w:del>
      <w:r w:rsidR="00206880">
        <w:t>will mimic th</w:t>
      </w:r>
      <w:ins w:id="2982" w:author="melan_000" w:date="2014-11-17T08:10:00Z">
        <w:r w:rsidR="000050B3">
          <w:t>at of the Xilinx GPIO IP</w:t>
        </w:r>
      </w:ins>
      <w:ins w:id="2983" w:author="melan_000" w:date="2014-11-17T08:11:00Z">
        <w:r w:rsidR="000050B3">
          <w:t xml:space="preserve"> as seen in </w:t>
        </w:r>
      </w:ins>
      <w:del w:id="2984" w:author="melan_000" w:date="2014-11-17T08:11:00Z">
        <w:r w:rsidR="00206880" w:rsidDel="000050B3">
          <w:delText xml:space="preserve">e functions of </w:delText>
        </w:r>
      </w:del>
      <w:r w:rsidR="00206880">
        <w:t xml:space="preserve">the </w:t>
      </w:r>
      <w:ins w:id="2985" w:author="melan_000" w:date="2014-11-20T00:51:00Z">
        <w:r w:rsidR="002868F9">
          <w:t>A</w:t>
        </w:r>
      </w:ins>
      <w:del w:id="2986" w:author="melan_000" w:date="2014-11-20T00:51:00Z">
        <w:r w:rsidR="00E445C6" w:rsidDel="002868F9">
          <w:delText>a</w:delText>
        </w:r>
      </w:del>
      <w:r w:rsidR="00E445C6">
        <w:t xml:space="preserve">dvanced </w:t>
      </w:r>
      <w:ins w:id="2987" w:author="melan_000" w:date="2014-11-20T00:51:00Z">
        <w:r w:rsidR="002868F9">
          <w:t>E</w:t>
        </w:r>
      </w:ins>
      <w:del w:id="2988" w:author="melan_000" w:date="2014-11-20T00:51:00Z">
        <w:r w:rsidR="00E445C6" w:rsidDel="002868F9">
          <w:delText>e</w:delText>
        </w:r>
      </w:del>
      <w:r w:rsidR="00E445C6">
        <w:t xml:space="preserve">mbedded </w:t>
      </w:r>
      <w:r w:rsidR="00750853">
        <w:t>design</w:t>
      </w:r>
      <w:r w:rsidR="00E445C6">
        <w:t xml:space="preserve"> </w:t>
      </w:r>
      <w:ins w:id="2989" w:author="melan_000" w:date="2014-11-20T00:51:00Z">
        <w:r w:rsidR="002868F9">
          <w:t xml:space="preserve">(AED) </w:t>
        </w:r>
      </w:ins>
      <w:r w:rsidR="00E445C6">
        <w:t>Lab 1</w:t>
      </w:r>
      <w:ins w:id="2990" w:author="melan_000" w:date="2014-11-17T00:26:00Z">
        <w:r w:rsidR="00CC48DD">
          <w:t>,</w:t>
        </w:r>
      </w:ins>
      <w:del w:id="2991" w:author="melan_000" w:date="2014-11-17T00:26:00Z">
        <w:r w:rsidR="00E445C6" w:rsidDel="0035547B">
          <w:delText>.</w:delText>
        </w:r>
      </w:del>
      <w:r w:rsidR="00E445C6">
        <w:t xml:space="preserve"> </w:t>
      </w:r>
      <w:ins w:id="2992" w:author="melan_000" w:date="2014-11-17T00:26:00Z">
        <w:r w:rsidR="0035547B">
          <w:t>h</w:t>
        </w:r>
      </w:ins>
      <w:del w:id="2993" w:author="melan_000" w:date="2014-11-17T00:26:00Z">
        <w:r w:rsidR="00E445C6" w:rsidDel="0035547B">
          <w:delText>H</w:delText>
        </w:r>
      </w:del>
      <w:r w:rsidR="00E445C6">
        <w:t>owever</w:t>
      </w:r>
      <w:r w:rsidR="00994D1E">
        <w:t>,</w:t>
      </w:r>
      <w:r w:rsidR="00E445C6">
        <w:t xml:space="preserve"> </w:t>
      </w:r>
      <w:ins w:id="2994" w:author="melan_000" w:date="2014-11-17T08:14:00Z">
        <w:r w:rsidR="000050B3">
          <w:t xml:space="preserve">it will be implemented </w:t>
        </w:r>
      </w:ins>
      <w:del w:id="2995" w:author="melan_000" w:date="2014-11-17T08:14:00Z">
        <w:r w:rsidR="00206880" w:rsidDel="000050B3">
          <w:delText xml:space="preserve">we will do it </w:delText>
        </w:r>
      </w:del>
      <w:r w:rsidR="00206880">
        <w:t xml:space="preserve">entirely </w:t>
      </w:r>
      <w:del w:id="2996" w:author="melan_000" w:date="2014-11-17T08:14:00Z">
        <w:r w:rsidR="00206880" w:rsidDel="000050B3">
          <w:delText xml:space="preserve">through </w:delText>
        </w:r>
      </w:del>
      <w:ins w:id="2997" w:author="melan_000" w:date="2014-11-17T08:14:00Z">
        <w:r w:rsidR="000050B3">
          <w:t xml:space="preserve">within </w:t>
        </w:r>
      </w:ins>
      <w:r w:rsidR="00206880">
        <w:t xml:space="preserve">our </w:t>
      </w:r>
      <w:r w:rsidR="00907C2C">
        <w:t>Custom</w:t>
      </w:r>
      <w:r w:rsidR="00206880">
        <w:t xml:space="preserve"> IP component</w:t>
      </w:r>
      <w:del w:id="2998" w:author="melan_000" w:date="2014-11-17T08:12:00Z">
        <w:r w:rsidR="00206880" w:rsidDel="000050B3">
          <w:delText>,</w:delText>
        </w:r>
      </w:del>
      <w:del w:id="2999" w:author="melan_000" w:date="2014-11-17T08:14:00Z">
        <w:r w:rsidR="00206880" w:rsidDel="000050B3">
          <w:delText xml:space="preserve"> so that we have a better idea as to what is going on</w:delText>
        </w:r>
      </w:del>
      <w:r w:rsidR="00206880">
        <w:t>.</w:t>
      </w:r>
      <w:r w:rsidR="00037D30">
        <w:t xml:space="preserve"> This </w:t>
      </w:r>
      <w:del w:id="3000" w:author="melan_000" w:date="2014-11-17T08:13:00Z">
        <w:r w:rsidR="00037D30" w:rsidDel="000050B3">
          <w:delText xml:space="preserve">process </w:delText>
        </w:r>
      </w:del>
      <w:ins w:id="3001" w:author="melan_000" w:date="2014-11-17T08:13:00Z">
        <w:r w:rsidR="000050B3">
          <w:t xml:space="preserve">exercise </w:t>
        </w:r>
      </w:ins>
      <w:r w:rsidR="00037D30">
        <w:t xml:space="preserve">will involve adding ports to </w:t>
      </w:r>
      <w:del w:id="3002" w:author="melan_000" w:date="2014-11-20T00:48:00Z">
        <w:r w:rsidR="00037D30" w:rsidDel="00CC48DD">
          <w:delText xml:space="preserve">your </w:delText>
        </w:r>
      </w:del>
      <w:ins w:id="3003" w:author="melan_000" w:date="2014-11-20T00:48:00Z">
        <w:r w:rsidR="00CC48DD">
          <w:t xml:space="preserve">our </w:t>
        </w:r>
      </w:ins>
      <w:r w:rsidR="00037D30">
        <w:t xml:space="preserve">IP as well as external pins and constraints to </w:t>
      </w:r>
      <w:del w:id="3004" w:author="melan_000" w:date="2014-11-20T00:49:00Z">
        <w:r w:rsidR="00037D30" w:rsidDel="00CC48DD">
          <w:delText>y</w:delText>
        </w:r>
      </w:del>
      <w:r w:rsidR="00037D30">
        <w:t xml:space="preserve">our </w:t>
      </w:r>
      <w:r w:rsidR="004A60BC">
        <w:t>high-level</w:t>
      </w:r>
      <w:r w:rsidR="00037D30">
        <w:t xml:space="preserve"> design</w:t>
      </w:r>
      <w:ins w:id="3005" w:author="melan_000" w:date="2014-11-17T08:15:00Z">
        <w:r w:rsidR="000050B3">
          <w:t xml:space="preserve"> in order to extend the connectivity of our IP beyond the AXI bus</w:t>
        </w:r>
      </w:ins>
      <w:r w:rsidR="00037D30">
        <w:t>.</w:t>
      </w:r>
    </w:p>
    <w:p w:rsidR="0015291C" w:rsidRDefault="00206880">
      <w:r>
        <w:t xml:space="preserve"> </w:t>
      </w:r>
      <w:del w:id="3006" w:author="melan_000" w:date="2014-11-17T21:39:00Z">
        <w:r w:rsidDel="00EC269A">
          <w:delText>Essentially w</w:delText>
        </w:r>
      </w:del>
      <w:ins w:id="3007" w:author="melan_000" w:date="2014-11-17T21:39:00Z">
        <w:r w:rsidR="00EC269A">
          <w:t>W</w:t>
        </w:r>
      </w:ins>
      <w:r>
        <w:t xml:space="preserve">e will </w:t>
      </w:r>
      <w:del w:id="3008" w:author="melan_000" w:date="2014-11-20T00:48:00Z">
        <w:r w:rsidDel="007E7EF3">
          <w:delText>be implementing</w:delText>
        </w:r>
      </w:del>
      <w:ins w:id="3009" w:author="melan_000" w:date="2014-11-20T00:48:00Z">
        <w:r w:rsidR="007E7EF3">
          <w:t>implement</w:t>
        </w:r>
      </w:ins>
      <w:r>
        <w:t xml:space="preserve"> two registers:</w:t>
      </w:r>
    </w:p>
    <w:p w:rsidR="0015291C" w:rsidRDefault="00206880">
      <w:pPr>
        <w:pStyle w:val="ListParagraph"/>
        <w:numPr>
          <w:ilvl w:val="0"/>
          <w:numId w:val="32"/>
        </w:numPr>
      </w:pPr>
      <w:r>
        <w:t xml:space="preserve">LED </w:t>
      </w:r>
      <w:del w:id="3010" w:author="melan_000" w:date="2014-11-17T08:16:00Z">
        <w:r w:rsidDel="000050B3">
          <w:delText xml:space="preserve">reg </w:delText>
        </w:r>
      </w:del>
      <w:r>
        <w:t>– Th</w:t>
      </w:r>
      <w:ins w:id="3011" w:author="melan_000" w:date="2014-11-17T21:40:00Z">
        <w:r w:rsidR="00E84FD6">
          <w:t>e value of this register</w:t>
        </w:r>
      </w:ins>
      <w:del w:id="3012" w:author="melan_000" w:date="2014-11-17T21:40:00Z">
        <w:r w:rsidDel="00E84FD6">
          <w:delText>is register</w:delText>
        </w:r>
        <w:r w:rsidDel="00EC269A">
          <w:delText>’</w:delText>
        </w:r>
        <w:r w:rsidDel="00E84FD6">
          <w:delText>s value</w:delText>
        </w:r>
      </w:del>
      <w:r>
        <w:t xml:space="preserve"> </w:t>
      </w:r>
      <w:ins w:id="3013" w:author="melan_000" w:date="2014-11-17T21:44:00Z">
        <w:r w:rsidR="00E84FD6">
          <w:t xml:space="preserve">can be </w:t>
        </w:r>
      </w:ins>
      <w:ins w:id="3014" w:author="melan_000" w:date="2014-11-17T21:45:00Z">
        <w:r w:rsidR="00E84FD6">
          <w:t>assigned</w:t>
        </w:r>
      </w:ins>
      <w:ins w:id="3015" w:author="melan_000" w:date="2014-11-17T21:44:00Z">
        <w:r w:rsidR="00E84FD6">
          <w:t xml:space="preserve"> directly from </w:t>
        </w:r>
      </w:ins>
      <w:ins w:id="3016" w:author="melan_000" w:date="2014-11-17T21:45:00Z">
        <w:r w:rsidR="00E84FD6">
          <w:t xml:space="preserve">the most recent </w:t>
        </w:r>
      </w:ins>
      <w:ins w:id="3017" w:author="melan_000" w:date="2014-11-17T21:44:00Z">
        <w:r w:rsidR="00E84FD6">
          <w:t>AXI write transaction</w:t>
        </w:r>
      </w:ins>
      <w:ins w:id="3018" w:author="melan_000" w:date="2014-11-20T00:49:00Z">
        <w:r w:rsidR="00CC48DD">
          <w:t xml:space="preserve"> (</w:t>
        </w:r>
        <w:r w:rsidR="00CC48DD">
          <w:rPr>
            <w:b/>
            <w:i/>
          </w:rPr>
          <w:t>dataout2</w:t>
        </w:r>
        <w:r w:rsidR="00CC48DD">
          <w:t>)</w:t>
        </w:r>
      </w:ins>
      <w:del w:id="3019" w:author="melan_000" w:date="2014-11-17T21:44:00Z">
        <w:r w:rsidDel="00E84FD6">
          <w:delText>is written by the Master</w:delText>
        </w:r>
      </w:del>
      <w:del w:id="3020" w:author="melan_000" w:date="2014-11-17T21:40:00Z">
        <w:r w:rsidDel="00E84FD6">
          <w:delText>,</w:delText>
        </w:r>
      </w:del>
      <w:del w:id="3021" w:author="melan_000" w:date="2014-11-17T21:44:00Z">
        <w:r w:rsidDel="00E84FD6">
          <w:delText xml:space="preserve"> </w:delText>
        </w:r>
      </w:del>
      <w:del w:id="3022" w:author="melan_000" w:date="2014-11-17T21:41:00Z">
        <w:r w:rsidDel="00E84FD6">
          <w:delText>and can therefore</w:delText>
        </w:r>
      </w:del>
      <w:del w:id="3023" w:author="melan_000" w:date="2014-11-17T21:44:00Z">
        <w:r w:rsidDel="00E84FD6">
          <w:delText xml:space="preserve"> be </w:delText>
        </w:r>
      </w:del>
      <w:del w:id="3024" w:author="melan_000" w:date="2014-11-17T21:42:00Z">
        <w:r w:rsidDel="00E84FD6">
          <w:delText>read</w:delText>
        </w:r>
      </w:del>
      <w:del w:id="3025" w:author="melan_000" w:date="2014-11-17T21:44:00Z">
        <w:r w:rsidDel="00E84FD6">
          <w:delText xml:space="preserve"> </w:delText>
        </w:r>
      </w:del>
      <w:del w:id="3026" w:author="melan_000" w:date="2014-11-17T21:42:00Z">
        <w:r w:rsidDel="00E84FD6">
          <w:delText xml:space="preserve">directly </w:delText>
        </w:r>
      </w:del>
      <w:del w:id="3027" w:author="melan_000" w:date="2014-11-17T21:44:00Z">
        <w:r w:rsidDel="00E84FD6">
          <w:delText xml:space="preserve">from </w:delText>
        </w:r>
        <w:r w:rsidDel="00E84FD6">
          <w:rPr>
            <w:b/>
          </w:rPr>
          <w:delText>dataout2</w:delText>
        </w:r>
      </w:del>
      <w:ins w:id="3028" w:author="melan_000" w:date="2014-11-17T21:41:00Z">
        <w:r w:rsidR="00E84FD6">
          <w:t xml:space="preserve">. </w:t>
        </w:r>
      </w:ins>
      <w:del w:id="3029" w:author="melan_000" w:date="2014-11-17T21:41:00Z">
        <w:r w:rsidDel="00E84FD6">
          <w:delText xml:space="preserve"> </w:delText>
        </w:r>
      </w:del>
      <w:ins w:id="3030" w:author="melan_000" w:date="2014-11-17T21:41:00Z">
        <w:r w:rsidR="00E84FD6">
          <w:t>The</w:t>
        </w:r>
      </w:ins>
      <w:del w:id="3031" w:author="melan_000" w:date="2014-11-17T21:41:00Z">
        <w:r w:rsidDel="00E84FD6">
          <w:delText>and</w:delText>
        </w:r>
      </w:del>
      <w:r>
        <w:t xml:space="preserve"> </w:t>
      </w:r>
      <w:del w:id="3032" w:author="melan_000" w:date="2014-11-17T21:41:00Z">
        <w:r w:rsidDel="00E84FD6">
          <w:delText xml:space="preserve">the </w:delText>
        </w:r>
      </w:del>
      <w:r>
        <w:t xml:space="preserve">output of this register </w:t>
      </w:r>
      <w:ins w:id="3033" w:author="melan_000" w:date="2014-11-17T21:41:00Z">
        <w:r w:rsidR="00E84FD6">
          <w:t>should be directly</w:t>
        </w:r>
      </w:ins>
      <w:del w:id="3034" w:author="melan_000" w:date="2014-11-17T21:41:00Z">
        <w:r w:rsidDel="00E84FD6">
          <w:delText>will be directly</w:delText>
        </w:r>
      </w:del>
      <w:r>
        <w:t xml:space="preserve"> connected to the LED pins.</w:t>
      </w:r>
    </w:p>
    <w:p w:rsidR="0015291C" w:rsidRDefault="00206880">
      <w:pPr>
        <w:pStyle w:val="ListParagraph"/>
        <w:numPr>
          <w:ilvl w:val="0"/>
          <w:numId w:val="32"/>
        </w:numPr>
      </w:pPr>
      <w:r>
        <w:t>Switch</w:t>
      </w:r>
      <w:del w:id="3035" w:author="melan_000" w:date="2014-11-17T08:16:00Z">
        <w:r w:rsidDel="000050B3">
          <w:delText xml:space="preserve"> reg</w:delText>
        </w:r>
      </w:del>
      <w:r>
        <w:t xml:space="preserve"> – Th</w:t>
      </w:r>
      <w:ins w:id="3036" w:author="melan_000" w:date="2014-11-17T21:45:00Z">
        <w:r w:rsidR="00E84FD6">
          <w:t>e value of th</w:t>
        </w:r>
      </w:ins>
      <w:r>
        <w:t>is register</w:t>
      </w:r>
      <w:del w:id="3037" w:author="melan_000" w:date="2014-11-17T21:46:00Z">
        <w:r w:rsidDel="00E84FD6">
          <w:delText>’s value</w:delText>
        </w:r>
      </w:del>
      <w:r>
        <w:t xml:space="preserve"> is </w:t>
      </w:r>
      <w:ins w:id="3038" w:author="melan_000" w:date="2014-11-17T21:48:00Z">
        <w:r w:rsidR="00E84FD6">
          <w:t xml:space="preserve">associated with the logical state of </w:t>
        </w:r>
      </w:ins>
      <w:del w:id="3039" w:author="melan_000" w:date="2014-11-17T21:48:00Z">
        <w:r w:rsidDel="00E84FD6">
          <w:delText xml:space="preserve">set by </w:delText>
        </w:r>
      </w:del>
      <w:r>
        <w:t xml:space="preserve">the SWITCH pins and </w:t>
      </w:r>
      <w:ins w:id="3040" w:author="melan_000" w:date="2014-11-17T21:47:00Z">
        <w:r w:rsidR="00E84FD6">
          <w:t>should be reported on t</w:t>
        </w:r>
      </w:ins>
      <w:ins w:id="3041" w:author="melan_000" w:date="2014-11-17T21:48:00Z">
        <w:r w:rsidR="00E84FD6">
          <w:t>h</w:t>
        </w:r>
      </w:ins>
      <w:ins w:id="3042" w:author="melan_000" w:date="2014-11-17T21:47:00Z">
        <w:r w:rsidR="00E84FD6">
          <w:t>e data bus during AXI read transaction</w:t>
        </w:r>
      </w:ins>
      <w:ins w:id="3043" w:author="melan_000" w:date="2014-11-17T21:48:00Z">
        <w:r w:rsidR="00E84FD6">
          <w:t>s</w:t>
        </w:r>
      </w:ins>
      <w:ins w:id="3044" w:author="melan_000" w:date="2014-11-17T21:47:00Z">
        <w:r w:rsidR="00E84FD6">
          <w:t xml:space="preserve"> from </w:t>
        </w:r>
      </w:ins>
      <w:ins w:id="3045" w:author="melan_000" w:date="2014-11-20T00:50:00Z">
        <w:r w:rsidR="00CC48DD" w:rsidRPr="00CC48DD">
          <w:rPr>
            <w:b/>
            <w:i/>
            <w:rPrChange w:id="3046" w:author="melan_000" w:date="2014-11-20T00:50:00Z">
              <w:rPr/>
            </w:rPrChange>
          </w:rPr>
          <w:t>datain2</w:t>
        </w:r>
      </w:ins>
      <w:del w:id="3047" w:author="melan_000" w:date="2014-11-17T21:47:00Z">
        <w:r w:rsidDel="00E84FD6">
          <w:delText xml:space="preserve">its value out should be the value for </w:delText>
        </w:r>
        <w:r w:rsidDel="00E84FD6">
          <w:rPr>
            <w:b/>
          </w:rPr>
          <w:delText>datain2</w:delText>
        </w:r>
        <w:r w:rsidDel="00E84FD6">
          <w:delText xml:space="preserve">, i.e. the value the </w:delText>
        </w:r>
        <w:r w:rsidR="000B5DE5" w:rsidDel="00E84FD6">
          <w:delText>Master</w:delText>
        </w:r>
        <w:r w:rsidDel="00E84FD6">
          <w:delText xml:space="preserve"> receives when </w:delText>
        </w:r>
        <w:r w:rsidR="00386AA3" w:rsidDel="00E84FD6">
          <w:delText>it</w:delText>
        </w:r>
        <w:r w:rsidDel="00E84FD6">
          <w:delText xml:space="preserve"> reads from BASE_ADDR + 12</w:delText>
        </w:r>
      </w:del>
      <w:r>
        <w:t>.</w:t>
      </w:r>
    </w:p>
    <w:p w:rsidR="0015291C" w:rsidRDefault="00206880">
      <w:r>
        <w:t>Once you have implemented this very simple hardware solution, you will</w:t>
      </w:r>
      <w:del w:id="3048" w:author="melan_000" w:date="2014-11-17T08:18:00Z">
        <w:r w:rsidDel="000050B3">
          <w:delText xml:space="preserve"> now</w:delText>
        </w:r>
      </w:del>
      <w:r>
        <w:t xml:space="preserve"> need to repackage the IP. </w:t>
      </w:r>
      <w:del w:id="3049" w:author="melan_000" w:date="2014-11-17T08:17:00Z">
        <w:r w:rsidDel="000050B3">
          <w:delText>However s</w:delText>
        </w:r>
      </w:del>
      <w:ins w:id="3050" w:author="melan_000" w:date="2014-11-17T08:17:00Z">
        <w:r w:rsidR="000050B3">
          <w:t>S</w:t>
        </w:r>
      </w:ins>
      <w:r>
        <w:t>ince you have added two ports to the IP, you’ll need to run the “</w:t>
      </w:r>
      <w:r>
        <w:rPr>
          <w:b/>
        </w:rPr>
        <w:t>IP ports</w:t>
      </w:r>
      <w:r>
        <w:t>” and “</w:t>
      </w:r>
      <w:r>
        <w:rPr>
          <w:b/>
        </w:rPr>
        <w:t>GUI customisation</w:t>
      </w:r>
      <w:r>
        <w:t xml:space="preserve">” of the IP packager </w:t>
      </w:r>
      <w:del w:id="3051" w:author="melan_000" w:date="2014-11-17T08:18:00Z">
        <w:r w:rsidDel="000050B3">
          <w:delText>(instructions above)</w:delText>
        </w:r>
      </w:del>
      <w:ins w:id="3052" w:author="melan_000" w:date="2014-11-17T08:18:00Z">
        <w:r w:rsidR="000050B3">
          <w:t xml:space="preserve">as described in Section </w:t>
        </w:r>
      </w:ins>
      <w:ins w:id="3053" w:author="melan_000" w:date="2014-11-18T22:34:00Z">
        <w:r w:rsidR="00571BE8">
          <w:fldChar w:fldCharType="begin"/>
        </w:r>
        <w:r w:rsidR="00571BE8">
          <w:instrText xml:space="preserve"> REF _Ref404113378 \r \h </w:instrText>
        </w:r>
      </w:ins>
      <w:r w:rsidR="00571BE8">
        <w:fldChar w:fldCharType="separate"/>
      </w:r>
      <w:ins w:id="3054" w:author="melan_000" w:date="2014-11-20T01:41:00Z">
        <w:r w:rsidR="00113A04">
          <w:t>5.</w:t>
        </w:r>
        <w:proofErr w:type="spellStart"/>
        <w:r w:rsidR="00113A04">
          <w:t>a</w:t>
        </w:r>
      </w:ins>
      <w:proofErr w:type="spellEnd"/>
      <w:ins w:id="3055" w:author="melan_000" w:date="2014-11-18T22:34:00Z">
        <w:r w:rsidR="00571BE8">
          <w:fldChar w:fldCharType="end"/>
        </w:r>
      </w:ins>
      <w:ins w:id="3056" w:author="melan_000" w:date="2014-11-17T08:18:00Z">
        <w:r w:rsidR="000050B3">
          <w:t xml:space="preserve"> on page </w:t>
        </w:r>
      </w:ins>
      <w:ins w:id="3057" w:author="melan_000" w:date="2014-11-18T22:34:00Z">
        <w:r w:rsidR="00571BE8">
          <w:fldChar w:fldCharType="begin"/>
        </w:r>
        <w:r w:rsidR="00571BE8">
          <w:instrText xml:space="preserve"> PAGEREF _Ref404113397 \h </w:instrText>
        </w:r>
      </w:ins>
      <w:r w:rsidR="00571BE8">
        <w:fldChar w:fldCharType="separate"/>
      </w:r>
      <w:ins w:id="3058" w:author="melan_000" w:date="2014-11-20T01:41:00Z">
        <w:r w:rsidR="00113A04">
          <w:rPr>
            <w:noProof/>
          </w:rPr>
          <w:t>17</w:t>
        </w:r>
      </w:ins>
      <w:ins w:id="3059" w:author="melan_000" w:date="2014-11-18T22:34:00Z">
        <w:r w:rsidR="00571BE8">
          <w:fldChar w:fldCharType="end"/>
        </w:r>
      </w:ins>
      <w:r>
        <w:t>.</w:t>
      </w:r>
    </w:p>
    <w:p w:rsidR="006C110B" w:rsidRDefault="00206880">
      <w:pPr>
        <w:rPr>
          <w:ins w:id="3060" w:author="Shivam Garg" w:date="2014-11-26T01:24:00Z"/>
        </w:rPr>
      </w:pPr>
      <w:r>
        <w:t>Finally</w:t>
      </w:r>
      <w:ins w:id="3061" w:author="melan_000" w:date="2014-11-17T08:19:00Z">
        <w:r w:rsidR="000050B3">
          <w:t>, within</w:t>
        </w:r>
      </w:ins>
      <w:del w:id="3062" w:author="melan_000" w:date="2014-11-17T08:20:00Z">
        <w:r w:rsidDel="000050B3">
          <w:delText xml:space="preserve"> when in</w:delText>
        </w:r>
      </w:del>
      <w:r>
        <w:t xml:space="preserve"> the </w:t>
      </w:r>
      <w:r w:rsidR="004A60BC">
        <w:t>high-level</w:t>
      </w:r>
      <w:r>
        <w:t xml:space="preserve"> design</w:t>
      </w:r>
      <w:ins w:id="3063" w:author="melan_000" w:date="2014-11-17T08:20:00Z">
        <w:r w:rsidR="000050B3">
          <w:t>,</w:t>
        </w:r>
      </w:ins>
      <w:r>
        <w:t xml:space="preserve"> you need to declare the LED’s and SW’s and connect them </w:t>
      </w:r>
      <w:del w:id="3064" w:author="melan_000" w:date="2014-11-17T08:25:00Z">
        <w:r w:rsidDel="008627A6">
          <w:delText xml:space="preserve">up </w:delText>
        </w:r>
      </w:del>
      <w:r>
        <w:t>to external pins (see</w:t>
      </w:r>
      <w:r w:rsidR="00654A80">
        <w:t xml:space="preserve"> AE</w:t>
      </w:r>
      <w:r w:rsidR="00750853">
        <w:t>D</w:t>
      </w:r>
      <w:r>
        <w:t xml:space="preserve"> lab1 for </w:t>
      </w:r>
      <w:del w:id="3065" w:author="melan_000" w:date="2014-11-17T08:22:00Z">
        <w:r w:rsidDel="008627A6">
          <w:delText xml:space="preserve">how to </w:delText>
        </w:r>
      </w:del>
      <w:ins w:id="3066" w:author="melan_000" w:date="2014-11-17T08:22:00Z">
        <w:r w:rsidR="008627A6">
          <w:t>pin assignments</w:t>
        </w:r>
      </w:ins>
      <w:ins w:id="3067" w:author="melan_000" w:date="2014-11-17T08:21:00Z">
        <w:r w:rsidR="008627A6">
          <w:t xml:space="preserve"> within</w:t>
        </w:r>
      </w:ins>
      <w:del w:id="3068" w:author="melan_000" w:date="2014-11-17T08:21:00Z">
        <w:r w:rsidDel="008627A6">
          <w:delText>declare</w:delText>
        </w:r>
      </w:del>
      <w:ins w:id="3069" w:author="melan_000" w:date="2014-11-17T08:21:00Z">
        <w:r w:rsidR="008627A6">
          <w:t xml:space="preserve"> the</w:t>
        </w:r>
      </w:ins>
      <w:del w:id="3070" w:author="melan_000" w:date="2014-11-17T08:21:00Z">
        <w:r w:rsidDel="008627A6">
          <w:delText xml:space="preserve"> in</w:delText>
        </w:r>
      </w:del>
      <w:r>
        <w:t xml:space="preserve"> </w:t>
      </w:r>
      <w:proofErr w:type="spellStart"/>
      <w:r>
        <w:t>xdc</w:t>
      </w:r>
      <w:proofErr w:type="spellEnd"/>
      <w:r>
        <w:t xml:space="preserve"> file and </w:t>
      </w:r>
      <w:r w:rsidR="000D013C">
        <w:t xml:space="preserve">refer to the </w:t>
      </w:r>
      <w:r w:rsidR="00292C55">
        <w:t>“</w:t>
      </w:r>
      <w:r>
        <w:t>Zedboard user manual</w:t>
      </w:r>
      <w:r w:rsidR="00292C55">
        <w:t>”</w:t>
      </w:r>
      <w:r>
        <w:t xml:space="preserve"> [4] for the </w:t>
      </w:r>
      <w:ins w:id="3071" w:author="melan_000" w:date="2014-11-17T08:22:00Z">
        <w:r w:rsidR="008627A6">
          <w:t>IO</w:t>
        </w:r>
      </w:ins>
      <w:del w:id="3072" w:author="melan_000" w:date="2014-11-17T08:22:00Z">
        <w:r w:rsidDel="008627A6">
          <w:delText>Switch</w:delText>
        </w:r>
      </w:del>
      <w:r>
        <w:t xml:space="preserve"> pin numbers). </w:t>
      </w:r>
      <w:ins w:id="3073" w:author="Shivam Garg" w:date="2014-11-26T01:24:00Z">
        <w:r w:rsidR="006C110B">
          <w:t xml:space="preserve">A sample constraints file for both the LED’s and Switches has been provided in Appendix </w:t>
        </w:r>
      </w:ins>
      <w:ins w:id="3074" w:author="Shivam Garg" w:date="2014-11-26T01:25:00Z">
        <w:r w:rsidR="006C110B">
          <w:t xml:space="preserve">B, if you </w:t>
        </w:r>
        <w:r w:rsidR="00E955E6">
          <w:t>are</w:t>
        </w:r>
        <w:r w:rsidR="006C110B">
          <w:t xml:space="preserve"> stuck at this stage.</w:t>
        </w:r>
      </w:ins>
    </w:p>
    <w:p w:rsidR="0015291C" w:rsidRDefault="00B72989">
      <w:ins w:id="3075" w:author="melan_000" w:date="2014-11-19T00:07:00Z">
        <w:r>
          <w:lastRenderedPageBreak/>
          <w:fldChar w:fldCharType="begin"/>
        </w:r>
        <w:r>
          <w:instrText xml:space="preserve"> REF _Ref404118950 \h </w:instrText>
        </w:r>
      </w:ins>
      <w:r>
        <w:fldChar w:fldCharType="separate"/>
      </w:r>
      <w:ins w:id="3076" w:author="melan_000" w:date="2014-11-20T01:41:00Z">
        <w:r w:rsidR="00113A04" w:rsidRPr="004F501A">
          <w:t xml:space="preserve">Figure </w:t>
        </w:r>
        <w:r w:rsidR="00113A04">
          <w:rPr>
            <w:noProof/>
          </w:rPr>
          <w:t>6</w:t>
        </w:r>
        <w:r w:rsidR="00113A04">
          <w:noBreakHyphen/>
        </w:r>
        <w:r w:rsidR="00113A04">
          <w:rPr>
            <w:noProof/>
          </w:rPr>
          <w:t>4</w:t>
        </w:r>
      </w:ins>
      <w:ins w:id="3077" w:author="melan_000" w:date="2014-11-19T00:07:00Z">
        <w:r>
          <w:fldChar w:fldCharType="end"/>
        </w:r>
      </w:ins>
      <w:del w:id="3078" w:author="melan_000" w:date="2014-11-19T00:07:00Z">
        <w:r w:rsidR="00E13DAF" w:rsidDel="00B72989">
          <w:delText>Figure 6.4</w:delText>
        </w:r>
      </w:del>
      <w:r w:rsidR="00206880">
        <w:t xml:space="preserve"> shows what your </w:t>
      </w:r>
      <w:r w:rsidR="004A60BC">
        <w:t>high-level</w:t>
      </w:r>
      <w:r w:rsidR="00206880">
        <w:t xml:space="preserve"> design should resemble. For </w:t>
      </w:r>
      <w:ins w:id="3079" w:author="melan_000" w:date="2014-11-17T08:23:00Z">
        <w:r w:rsidR="008627A6">
          <w:t>testing your IP</w:t>
        </w:r>
      </w:ins>
      <w:ins w:id="3080" w:author="melan_000" w:date="2014-11-17T08:25:00Z">
        <w:r w:rsidR="008627A6">
          <w:t xml:space="preserve"> through the PS</w:t>
        </w:r>
      </w:ins>
      <w:ins w:id="3081" w:author="melan_000" w:date="2014-11-17T08:23:00Z">
        <w:r w:rsidR="008627A6">
          <w:t xml:space="preserve">, </w:t>
        </w:r>
      </w:ins>
      <w:del w:id="3082" w:author="melan_000" w:date="2014-11-17T08:23:00Z">
        <w:r w:rsidR="00206880" w:rsidDel="008627A6">
          <w:delText xml:space="preserve">software </w:delText>
        </w:r>
      </w:del>
      <w:r w:rsidR="00206880">
        <w:t xml:space="preserve">it is recommended </w:t>
      </w:r>
      <w:ins w:id="3083" w:author="melan_000" w:date="2014-11-17T08:24:00Z">
        <w:r w:rsidR="008627A6">
          <w:t xml:space="preserve">that you </w:t>
        </w:r>
      </w:ins>
      <w:del w:id="3084" w:author="melan_000" w:date="2014-11-17T08:24:00Z">
        <w:r w:rsidR="00206880" w:rsidDel="008627A6">
          <w:delText xml:space="preserve">to </w:delText>
        </w:r>
      </w:del>
      <w:r w:rsidR="00206880">
        <w:t xml:space="preserve">write an infinite loop which reads the switch values </w:t>
      </w:r>
      <w:ins w:id="3085" w:author="melan_000" w:date="2014-11-17T08:31:00Z">
        <w:r w:rsidR="002D5FA9">
          <w:t xml:space="preserve">and </w:t>
        </w:r>
      </w:ins>
      <w:ins w:id="3086" w:author="melan_000" w:date="2014-11-17T08:30:00Z">
        <w:r w:rsidR="002D5FA9">
          <w:t xml:space="preserve">writes this pattern </w:t>
        </w:r>
      </w:ins>
      <w:ins w:id="3087" w:author="melan_000" w:date="2014-11-17T08:31:00Z">
        <w:r w:rsidR="002D5FA9">
          <w:t xml:space="preserve">back out </w:t>
        </w:r>
      </w:ins>
      <w:ins w:id="3088" w:author="melan_000" w:date="2014-11-17T08:30:00Z">
        <w:r w:rsidR="002D5FA9">
          <w:t>to the</w:t>
        </w:r>
      </w:ins>
      <w:del w:id="3089" w:author="melan_000" w:date="2014-11-17T08:30:00Z">
        <w:r w:rsidR="00206880" w:rsidDel="002D5FA9">
          <w:delText>and sets the</w:delText>
        </w:r>
      </w:del>
      <w:r w:rsidR="00206880">
        <w:t xml:space="preserve"> LED</w:t>
      </w:r>
      <w:ins w:id="3090" w:author="melan_000" w:date="2014-11-17T08:26:00Z">
        <w:r w:rsidR="002D5FA9">
          <w:t xml:space="preserve"> register</w:t>
        </w:r>
      </w:ins>
      <w:del w:id="3091" w:author="melan_000" w:date="2014-11-17T08:26:00Z">
        <w:r w:rsidR="00206880" w:rsidDel="008627A6">
          <w:delText xml:space="preserve"> via your </w:delText>
        </w:r>
        <w:r w:rsidR="00907C2C" w:rsidDel="008627A6">
          <w:delText>Custom</w:delText>
        </w:r>
        <w:r w:rsidR="00206880" w:rsidDel="008627A6">
          <w:delText xml:space="preserve"> IP</w:delText>
        </w:r>
      </w:del>
      <w:r w:rsidR="00206880">
        <w:t>.</w:t>
      </w:r>
      <w:del w:id="3092" w:author="melan_000" w:date="2014-11-17T08:25:00Z">
        <w:r w:rsidR="00FF62C3" w:rsidDel="008627A6">
          <w:delText xml:space="preserve"> You may also wish to introduce a loop counting up to a couple of million, in between these two operations to introduce a small delay between the switches and LEDs.</w:delText>
        </w:r>
      </w:del>
    </w:p>
    <w:p w:rsidR="004F501A" w:rsidRDefault="00206880">
      <w:pPr>
        <w:keepNext/>
        <w:rPr>
          <w:ins w:id="3093" w:author="melan_000" w:date="2014-11-18T23:50:00Z"/>
        </w:rPr>
        <w:pPrChange w:id="3094" w:author="melan_000" w:date="2014-11-18T23:50:00Z">
          <w:pPr/>
        </w:pPrChange>
      </w:pPr>
      <w:r>
        <w:rPr>
          <w:noProof/>
          <w:lang w:eastAsia="en-AU"/>
        </w:rPr>
        <w:drawing>
          <wp:inline distT="0" distB="0" distL="0" distR="0" wp14:anchorId="5F1077FF" wp14:editId="15D84C87">
            <wp:extent cx="5718651" cy="1397203"/>
            <wp:effectExtent l="0" t="0" r="0" b="0"/>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1">
                      <a:extLst>
                        <a:ext uri="{28A0092B-C50C-407E-A947-70E740481C1C}">
                          <a14:useLocalDpi xmlns:a14="http://schemas.microsoft.com/office/drawing/2010/main" val="0"/>
                        </a:ext>
                      </a:extLst>
                    </a:blip>
                    <a:srcRect t="2" b="44254"/>
                    <a:stretch/>
                  </pic:blipFill>
                  <pic:spPr bwMode="auto">
                    <a:xfrm>
                      <a:off x="0" y="0"/>
                      <a:ext cx="5718655" cy="1397204"/>
                    </a:xfrm>
                    <a:prstGeom prst="rect">
                      <a:avLst/>
                    </a:prstGeom>
                    <a:noFill/>
                    <a:ln>
                      <a:noFill/>
                    </a:ln>
                    <a:extLst>
                      <a:ext uri="{53640926-AAD7-44D8-BBD7-CCE9431645EC}">
                        <a14:shadowObscured xmlns:a14="http://schemas.microsoft.com/office/drawing/2010/main"/>
                      </a:ext>
                    </a:extLst>
                  </pic:spPr>
                </pic:pic>
              </a:graphicData>
            </a:graphic>
          </wp:inline>
        </w:drawing>
      </w:r>
    </w:p>
    <w:p w:rsidR="00FC3FD0" w:rsidRPr="00F93019" w:rsidDel="002868F9" w:rsidRDefault="004F501A">
      <w:pPr>
        <w:pStyle w:val="Caption"/>
        <w:rPr>
          <w:del w:id="3095" w:author="melan_000" w:date="2014-11-20T00:52:00Z"/>
        </w:rPr>
        <w:pPrChange w:id="3096" w:author="melan_000" w:date="2014-11-20T00:53:00Z">
          <w:pPr/>
        </w:pPrChange>
      </w:pPr>
      <w:bookmarkStart w:id="3097" w:name="_Ref404118950"/>
      <w:ins w:id="3098" w:author="melan_000" w:date="2014-11-18T23:50:00Z">
        <w:r w:rsidRPr="004F501A">
          <w:rPr>
            <w:szCs w:val="22"/>
          </w:rPr>
          <w:t xml:space="preserve">Figure </w:t>
        </w:r>
      </w:ins>
      <w:ins w:id="3099" w:author="melan_000" w:date="2014-11-19T00:07:00Z">
        <w:r w:rsidR="00B72989">
          <w:rPr>
            <w:i w:val="0"/>
            <w:iCs w:val="0"/>
          </w:rPr>
          <w:fldChar w:fldCharType="begin"/>
        </w:r>
        <w:r w:rsidR="00B72989">
          <w:rPr>
            <w:szCs w:val="22"/>
          </w:rPr>
          <w:instrText xml:space="preserve"> STYLEREF 1 \s </w:instrText>
        </w:r>
      </w:ins>
      <w:r w:rsidR="00B72989">
        <w:rPr>
          <w:i w:val="0"/>
          <w:iCs w:val="0"/>
        </w:rPr>
        <w:fldChar w:fldCharType="separate"/>
      </w:r>
      <w:r w:rsidR="00113A04">
        <w:rPr>
          <w:noProof/>
          <w:szCs w:val="22"/>
        </w:rPr>
        <w:t>6</w:t>
      </w:r>
      <w:ins w:id="3100" w:author="melan_000" w:date="2014-11-19T00:07:00Z">
        <w:r w:rsidR="00B72989">
          <w:rPr>
            <w:i w:val="0"/>
            <w:iCs w:val="0"/>
          </w:rPr>
          <w:fldChar w:fldCharType="end"/>
        </w:r>
        <w:r w:rsidR="00B72989">
          <w:rPr>
            <w:szCs w:val="22"/>
          </w:rPr>
          <w:noBreakHyphen/>
        </w:r>
        <w:r w:rsidR="00B72989">
          <w:rPr>
            <w:i w:val="0"/>
            <w:iCs w:val="0"/>
          </w:rPr>
          <w:fldChar w:fldCharType="begin"/>
        </w:r>
        <w:r w:rsidR="00B72989">
          <w:rPr>
            <w:szCs w:val="22"/>
          </w:rPr>
          <w:instrText xml:space="preserve"> SEQ Figure \* ARABIC \s 1 </w:instrText>
        </w:r>
      </w:ins>
      <w:r w:rsidR="00B72989">
        <w:rPr>
          <w:i w:val="0"/>
          <w:iCs w:val="0"/>
        </w:rPr>
        <w:fldChar w:fldCharType="separate"/>
      </w:r>
      <w:ins w:id="3101" w:author="melan_000" w:date="2014-11-20T01:41:00Z">
        <w:r w:rsidR="00113A04">
          <w:rPr>
            <w:noProof/>
            <w:szCs w:val="22"/>
          </w:rPr>
          <w:t>4</w:t>
        </w:r>
      </w:ins>
      <w:ins w:id="3102" w:author="melan_000" w:date="2014-11-19T00:07:00Z">
        <w:r w:rsidR="00B72989">
          <w:rPr>
            <w:i w:val="0"/>
            <w:iCs w:val="0"/>
          </w:rPr>
          <w:fldChar w:fldCharType="end"/>
        </w:r>
      </w:ins>
      <w:bookmarkEnd w:id="3097"/>
      <w:ins w:id="3103" w:author="melan_000" w:date="2014-11-18T23:50:00Z">
        <w:r w:rsidRPr="004F501A">
          <w:rPr>
            <w:szCs w:val="22"/>
          </w:rPr>
          <w:t>: High-Level Vivado project file, denoting the relevant pin to port connections</w:t>
        </w:r>
      </w:ins>
      <w:ins w:id="3104" w:author="melan_000" w:date="2014-11-20T00:52:00Z">
        <w:r w:rsidR="002868F9">
          <w:rPr>
            <w:szCs w:val="22"/>
          </w:rPr>
          <w:t xml:space="preserve"> to be made</w:t>
        </w:r>
      </w:ins>
    </w:p>
    <w:p w:rsidR="0015291C" w:rsidRDefault="00FC3FD0">
      <w:pPr>
        <w:pStyle w:val="Caption"/>
        <w:pPrChange w:id="3105" w:author="melan_000" w:date="2014-11-20T00:53:00Z">
          <w:pPr>
            <w:jc w:val="center"/>
          </w:pPr>
        </w:pPrChange>
      </w:pPr>
      <w:del w:id="3106" w:author="melan_000" w:date="2014-11-18T23:50:00Z">
        <w:r w:rsidDel="004F501A">
          <w:delText>Figure 6.4: High-Level Vivado project file, denoting the relevant pin to port connections you will need to make.</w:delText>
        </w:r>
      </w:del>
      <w:del w:id="3107" w:author="melan_000" w:date="2014-11-20T00:53:00Z">
        <w:r w:rsidR="00206880" w:rsidDel="00B9342C">
          <w:br w:type="page"/>
        </w:r>
      </w:del>
    </w:p>
    <w:p w:rsidR="0015291C" w:rsidRDefault="00A37305">
      <w:pPr>
        <w:pStyle w:val="Heading2"/>
      </w:pPr>
      <w:bookmarkStart w:id="3108" w:name="_Toc404211020"/>
      <w:ins w:id="3109" w:author="melan_000" w:date="2014-11-18T21:43:00Z">
        <w:r>
          <w:t>B</w:t>
        </w:r>
      </w:ins>
      <w:del w:id="3110" w:author="melan_000" w:date="2014-11-18T21:27:00Z">
        <w:r w:rsidR="00D673F4" w:rsidDel="00411C9F">
          <w:delText>6</w:delText>
        </w:r>
        <w:r w:rsidR="00206880" w:rsidDel="00411C9F">
          <w:delText xml:space="preserve">.d </w:delText>
        </w:r>
      </w:del>
      <w:del w:id="3111" w:author="melan_000" w:date="2014-11-18T21:43:00Z">
        <w:r w:rsidR="00206880" w:rsidDel="00A37305">
          <w:delText>B</w:delText>
        </w:r>
      </w:del>
      <w:r w:rsidR="00206880">
        <w:t xml:space="preserve">lock </w:t>
      </w:r>
      <w:del w:id="3112" w:author="melan_000" w:date="2014-11-17T08:33:00Z">
        <w:r w:rsidR="00206880" w:rsidDel="00F44BE6">
          <w:delText xml:space="preserve">ram </w:delText>
        </w:r>
      </w:del>
      <w:ins w:id="3113" w:author="melan_000" w:date="2014-11-17T08:33:00Z">
        <w:r w:rsidR="00F44BE6">
          <w:t xml:space="preserve">RAM </w:t>
        </w:r>
      </w:ins>
      <w:r w:rsidR="00206880">
        <w:t>implementation</w:t>
      </w:r>
      <w:bookmarkEnd w:id="3108"/>
      <w:r w:rsidR="00206880">
        <w:t xml:space="preserve"> </w:t>
      </w:r>
    </w:p>
    <w:p w:rsidR="00E65DF8" w:rsidRDefault="00F44BE6">
      <w:pPr>
        <w:rPr>
          <w:ins w:id="3114" w:author="melan_000" w:date="2014-11-20T00:54:00Z"/>
        </w:rPr>
      </w:pPr>
      <w:ins w:id="3115" w:author="melan_000" w:date="2014-11-17T08:33:00Z">
        <w:r>
          <w:t>Block RAM plays an important role in peripheral local storage</w:t>
        </w:r>
      </w:ins>
      <w:ins w:id="3116" w:author="melan_000" w:date="2014-11-17T08:37:00Z">
        <w:r>
          <w:t xml:space="preserve"> for </w:t>
        </w:r>
      </w:ins>
      <w:ins w:id="3117" w:author="melan_000" w:date="2014-11-17T08:53:00Z">
        <w:r w:rsidR="008A3D85">
          <w:t xml:space="preserve">PL </w:t>
        </w:r>
      </w:ins>
      <w:ins w:id="3118" w:author="melan_000" w:date="2014-11-17T08:37:00Z">
        <w:r>
          <w:t>IP components</w:t>
        </w:r>
      </w:ins>
      <w:ins w:id="3119" w:author="melan_000" w:date="2014-11-17T08:33:00Z">
        <w:r>
          <w:t xml:space="preserve">. </w:t>
        </w:r>
      </w:ins>
      <w:ins w:id="3120" w:author="melan_000" w:date="2014-11-17T08:35:00Z">
        <w:r>
          <w:t xml:space="preserve">As an example, you may </w:t>
        </w:r>
      </w:ins>
      <w:ins w:id="3121" w:author="melan_000" w:date="2014-11-17T08:38:00Z">
        <w:r>
          <w:t xml:space="preserve">wish to perform </w:t>
        </w:r>
      </w:ins>
      <w:ins w:id="3122" w:author="melan_000" w:date="2014-11-17T08:39:00Z">
        <w:r>
          <w:t>a DSP operation on an image. This image</w:t>
        </w:r>
      </w:ins>
      <w:ins w:id="3123" w:author="melan_000" w:date="2014-11-17T08:43:00Z">
        <w:r w:rsidR="00150DCE">
          <w:t xml:space="preserve"> may</w:t>
        </w:r>
      </w:ins>
      <w:ins w:id="3124" w:author="melan_000" w:date="2014-11-17T08:39:00Z">
        <w:r w:rsidR="00150DCE">
          <w:t xml:space="preserve"> need</w:t>
        </w:r>
        <w:r>
          <w:t xml:space="preserve"> to be </w:t>
        </w:r>
      </w:ins>
      <w:ins w:id="3125" w:author="melan_000" w:date="2014-11-17T08:41:00Z">
        <w:r w:rsidR="00150DCE">
          <w:t>up</w:t>
        </w:r>
      </w:ins>
      <w:ins w:id="3126" w:author="melan_000" w:date="2014-11-17T08:39:00Z">
        <w:r>
          <w:t xml:space="preserve">loaded </w:t>
        </w:r>
      </w:ins>
      <w:ins w:id="3127" w:author="melan_000" w:date="2014-11-17T21:49:00Z">
        <w:r w:rsidR="00A627BD">
          <w:t>from</w:t>
        </w:r>
      </w:ins>
      <w:ins w:id="3128" w:author="melan_000" w:date="2014-11-17T08:39:00Z">
        <w:r>
          <w:t xml:space="preserve"> the CPU </w:t>
        </w:r>
      </w:ins>
      <w:ins w:id="3129" w:author="melan_000" w:date="2014-11-17T08:40:00Z">
        <w:r>
          <w:t xml:space="preserve">into the IP </w:t>
        </w:r>
      </w:ins>
      <w:ins w:id="3130" w:author="melan_000" w:date="2014-11-17T08:53:00Z">
        <w:r w:rsidR="008A3D85">
          <w:t xml:space="preserve">for efficient </w:t>
        </w:r>
      </w:ins>
      <w:ins w:id="3131" w:author="melan_000" w:date="2014-11-17T21:49:00Z">
        <w:r w:rsidR="00A627BD">
          <w:t xml:space="preserve">random </w:t>
        </w:r>
      </w:ins>
      <w:ins w:id="3132" w:author="melan_000" w:date="2014-11-17T08:53:00Z">
        <w:r w:rsidR="008A3D85">
          <w:t>data access</w:t>
        </w:r>
      </w:ins>
      <w:ins w:id="3133" w:author="melan_000" w:date="2014-11-17T08:40:00Z">
        <w:r>
          <w:t>.</w:t>
        </w:r>
      </w:ins>
      <w:ins w:id="3134" w:author="melan_000" w:date="2014-11-17T08:41:00Z">
        <w:r w:rsidR="00150DCE">
          <w:t xml:space="preserve"> The image may also need to be downloaded again </w:t>
        </w:r>
      </w:ins>
      <w:ins w:id="3135" w:author="melan_000" w:date="2014-11-17T08:57:00Z">
        <w:r w:rsidR="008A3D85">
          <w:t xml:space="preserve">later such that </w:t>
        </w:r>
      </w:ins>
      <w:ins w:id="3136" w:author="melan_000" w:date="2014-11-17T08:41:00Z">
        <w:r w:rsidR="00150DCE">
          <w:t xml:space="preserve">the </w:t>
        </w:r>
      </w:ins>
      <w:ins w:id="3137" w:author="melan_000" w:date="2014-11-17T08:57:00Z">
        <w:r w:rsidR="00A627BD">
          <w:t>processed</w:t>
        </w:r>
        <w:r w:rsidR="008A3D85">
          <w:t xml:space="preserve"> </w:t>
        </w:r>
      </w:ins>
      <w:ins w:id="3138" w:author="melan_000" w:date="2014-11-17T08:41:00Z">
        <w:r w:rsidR="008A3D85">
          <w:t>resul</w:t>
        </w:r>
      </w:ins>
      <w:ins w:id="3139" w:author="melan_000" w:date="2014-11-17T08:57:00Z">
        <w:r w:rsidR="008A3D85">
          <w:t xml:space="preserve">t can be forwarded </w:t>
        </w:r>
      </w:ins>
      <w:ins w:id="3140" w:author="melan_000" w:date="2014-11-17T08:41:00Z">
        <w:r w:rsidR="00150DCE">
          <w:t>to the next process block.</w:t>
        </w:r>
      </w:ins>
    </w:p>
    <w:p w:rsidR="0015291C" w:rsidRDefault="008A3D85">
      <w:ins w:id="3141" w:author="melan_000" w:date="2014-11-17T08:55:00Z">
        <w:r>
          <w:t>For this exercise, it is assumed that you are now famil</w:t>
        </w:r>
      </w:ins>
      <w:ins w:id="3142" w:author="melan_000" w:date="2014-11-17T08:56:00Z">
        <w:r>
          <w:t>iar with the design flow. We provide you with only the register API and leave the implementation details entirely to you</w:t>
        </w:r>
      </w:ins>
      <w:del w:id="3143" w:author="melan_000" w:date="2014-11-17T08:56:00Z">
        <w:r w:rsidR="002C3E84" w:rsidDel="008A3D85">
          <w:delText>The following is left as a challenge exercise, with only the protocol to implement detailed</w:delText>
        </w:r>
      </w:del>
      <w:r w:rsidR="003E2C72">
        <w:t xml:space="preserve">. </w:t>
      </w:r>
    </w:p>
    <w:p w:rsidR="0015291C" w:rsidRDefault="008A3D85">
      <w:ins w:id="3144" w:author="melan_000" w:date="2014-11-17T08:58:00Z">
        <w:r>
          <w:t xml:space="preserve">API </w:t>
        </w:r>
      </w:ins>
      <w:r w:rsidR="00206880">
        <w:t>Assumptions:</w:t>
      </w:r>
    </w:p>
    <w:p w:rsidR="0015291C" w:rsidRDefault="008A3D85">
      <w:pPr>
        <w:pStyle w:val="ListParagraph"/>
        <w:numPr>
          <w:ilvl w:val="0"/>
          <w:numId w:val="34"/>
        </w:numPr>
      </w:pPr>
      <w:ins w:id="3145" w:author="melan_000" w:date="2014-11-17T08:58:00Z">
        <w:r>
          <w:t>16</w:t>
        </w:r>
      </w:ins>
      <w:ins w:id="3146" w:author="melan_000" w:date="2014-11-17T08:59:00Z">
        <w:r>
          <w:t xml:space="preserve"> </w:t>
        </w:r>
      </w:ins>
      <w:ins w:id="3147" w:author="melan_000" w:date="2014-11-17T08:58:00Z">
        <w:r>
          <w:t xml:space="preserve">bit </w:t>
        </w:r>
      </w:ins>
      <w:r w:rsidR="00206880">
        <w:t xml:space="preserve">BRAM </w:t>
      </w:r>
      <w:ins w:id="3148" w:author="melan_000" w:date="2014-11-17T08:58:00Z">
        <w:r>
          <w:t>data width</w:t>
        </w:r>
      </w:ins>
      <w:del w:id="3149" w:author="melan_000" w:date="2014-11-17T08:58:00Z">
        <w:r w:rsidR="00206880" w:rsidDel="008A3D85">
          <w:delText>which consists of shorts (16 bits</w:delText>
        </w:r>
      </w:del>
      <w:ins w:id="3150" w:author="melan_000" w:date="2014-11-17T08:59:00Z">
        <w:r>
          <w:t>.</w:t>
        </w:r>
      </w:ins>
      <w:del w:id="3151" w:author="melan_000" w:date="2014-11-17T08:58:00Z">
        <w:r w:rsidR="00206880" w:rsidDel="008A3D85">
          <w:delText>)</w:delText>
        </w:r>
      </w:del>
    </w:p>
    <w:p w:rsidR="008A3D85" w:rsidRDefault="008A3D85">
      <w:pPr>
        <w:pStyle w:val="ListParagraph"/>
        <w:numPr>
          <w:ilvl w:val="0"/>
          <w:numId w:val="34"/>
        </w:numPr>
        <w:rPr>
          <w:ins w:id="3152" w:author="melan_000" w:date="2014-11-17T08:59:00Z"/>
        </w:rPr>
      </w:pPr>
      <w:ins w:id="3153" w:author="melan_000" w:date="2014-11-17T08:58:00Z">
        <w:r>
          <w:t>1</w:t>
        </w:r>
      </w:ins>
      <w:ins w:id="3154" w:author="melan_000" w:date="2014-11-17T08:59:00Z">
        <w:r>
          <w:t xml:space="preserve">6 bit </w:t>
        </w:r>
      </w:ins>
      <w:ins w:id="3155" w:author="melan_000" w:date="2014-11-17T08:58:00Z">
        <w:r>
          <w:t>BRAM address width</w:t>
        </w:r>
      </w:ins>
      <w:ins w:id="3156" w:author="melan_000" w:date="2014-11-17T08:59:00Z">
        <w:r>
          <w:t>.</w:t>
        </w:r>
      </w:ins>
    </w:p>
    <w:p w:rsidR="0015291C" w:rsidDel="008A3D85" w:rsidRDefault="00206880">
      <w:pPr>
        <w:pStyle w:val="ListParagraph"/>
        <w:numPr>
          <w:ilvl w:val="0"/>
          <w:numId w:val="34"/>
        </w:numPr>
        <w:rPr>
          <w:del w:id="3157" w:author="melan_000" w:date="2014-11-17T08:59:00Z"/>
        </w:rPr>
      </w:pPr>
      <w:del w:id="3158" w:author="melan_000" w:date="2014-11-17T08:59:00Z">
        <w:r w:rsidDel="008A3D85">
          <w:delText>Has 2</w:delText>
        </w:r>
      </w:del>
      <w:del w:id="3159" w:author="melan_000" w:date="2014-11-12T08:57:00Z">
        <w:r w:rsidRPr="006E35D8" w:rsidDel="006E35D8">
          <w:rPr>
            <w:vertAlign w:val="superscript"/>
            <w:rPrChange w:id="3160" w:author="melan_000" w:date="2014-11-12T08:57:00Z">
              <w:rPr/>
            </w:rPrChange>
          </w:rPr>
          <w:delText>^</w:delText>
        </w:r>
      </w:del>
      <w:del w:id="3161" w:author="melan_000" w:date="2014-11-17T08:59:00Z">
        <w:r w:rsidRPr="006E35D8" w:rsidDel="008A3D85">
          <w:rPr>
            <w:vertAlign w:val="superscript"/>
            <w:rPrChange w:id="3162" w:author="melan_000" w:date="2014-11-12T08:57:00Z">
              <w:rPr/>
            </w:rPrChange>
          </w:rPr>
          <w:delText>16</w:delText>
        </w:r>
        <w:r w:rsidDel="008A3D85">
          <w:delText xml:space="preserve"> addresses to write to</w:delText>
        </w:r>
      </w:del>
    </w:p>
    <w:p w:rsidR="0015291C" w:rsidRDefault="006E35D8">
      <w:pPr>
        <w:pStyle w:val="ListParagraph"/>
        <w:numPr>
          <w:ilvl w:val="0"/>
          <w:numId w:val="34"/>
        </w:numPr>
      </w:pPr>
      <w:ins w:id="3163" w:author="melan_000" w:date="2014-11-12T08:58:00Z">
        <w:r>
          <w:t>The M</w:t>
        </w:r>
      </w:ins>
      <w:del w:id="3164" w:author="melan_000" w:date="2014-11-12T08:58:00Z">
        <w:r w:rsidR="00206880" w:rsidDel="006E35D8">
          <w:delText>M</w:delText>
        </w:r>
      </w:del>
      <w:r w:rsidR="00206880">
        <w:t xml:space="preserve">aster </w:t>
      </w:r>
      <w:del w:id="3165" w:author="melan_000" w:date="2014-11-17T08:59:00Z">
        <w:r w:rsidR="00206880" w:rsidDel="008A3D85">
          <w:delText xml:space="preserve">has control over the whole BRAM, </w:delText>
        </w:r>
      </w:del>
      <w:r w:rsidR="00206880">
        <w:t xml:space="preserve">can read and write to any address </w:t>
      </w:r>
      <w:ins w:id="3166" w:author="melan_000" w:date="2014-11-17T08:59:00Z">
        <w:r w:rsidR="008A3D85">
          <w:t>with</w:t>
        </w:r>
      </w:ins>
      <w:r w:rsidR="00206880">
        <w:t>in the BRAM</w:t>
      </w:r>
      <w:ins w:id="3167" w:author="melan_000" w:date="2014-11-12T08:58:00Z">
        <w:r>
          <w:t>.</w:t>
        </w:r>
      </w:ins>
    </w:p>
    <w:p w:rsidR="004F501A" w:rsidRPr="004F501A" w:rsidRDefault="004F501A">
      <w:pPr>
        <w:pStyle w:val="Caption"/>
        <w:keepNext/>
        <w:rPr>
          <w:ins w:id="3168" w:author="melan_000" w:date="2014-11-18T23:51:00Z"/>
          <w:color w:val="1F497D" w:themeColor="text2"/>
          <w:sz w:val="18"/>
          <w:rPrChange w:id="3169" w:author="melan_000" w:date="2014-11-18T23:52:00Z">
            <w:rPr>
              <w:ins w:id="3170" w:author="melan_000" w:date="2014-11-18T23:51:00Z"/>
            </w:rPr>
          </w:rPrChange>
        </w:rPr>
        <w:pPrChange w:id="3171" w:author="melan_000" w:date="2014-11-18T23:52:00Z">
          <w:pPr/>
        </w:pPrChange>
      </w:pPr>
      <w:ins w:id="3172" w:author="melan_000" w:date="2014-11-18T23:51:00Z">
        <w:r w:rsidRPr="004F501A">
          <w:rPr>
            <w:szCs w:val="22"/>
          </w:rPr>
          <w:t xml:space="preserve">Table </w:t>
        </w:r>
        <w:r w:rsidRPr="008C2DAD">
          <w:rPr>
            <w:szCs w:val="22"/>
          </w:rPr>
          <w:fldChar w:fldCharType="begin"/>
        </w:r>
        <w:r w:rsidRPr="004F501A">
          <w:rPr>
            <w:szCs w:val="22"/>
          </w:rPr>
          <w:instrText xml:space="preserve"> STYLEREF 1 \s </w:instrText>
        </w:r>
      </w:ins>
      <w:r w:rsidRPr="008C2DAD">
        <w:rPr>
          <w:szCs w:val="22"/>
          <w:rPrChange w:id="3173" w:author="melan_000" w:date="2014-11-18T23:52:00Z">
            <w:rPr/>
          </w:rPrChange>
        </w:rPr>
        <w:fldChar w:fldCharType="separate"/>
      </w:r>
      <w:r w:rsidR="00113A04">
        <w:rPr>
          <w:noProof/>
          <w:szCs w:val="22"/>
        </w:rPr>
        <w:t>6</w:t>
      </w:r>
      <w:ins w:id="3174" w:author="melan_000" w:date="2014-11-18T23:51:00Z">
        <w:r w:rsidRPr="008C2DAD">
          <w:rPr>
            <w:szCs w:val="22"/>
          </w:rPr>
          <w:fldChar w:fldCharType="end"/>
        </w:r>
        <w:r w:rsidRPr="004F501A">
          <w:rPr>
            <w:szCs w:val="22"/>
          </w:rPr>
          <w:noBreakHyphen/>
        </w:r>
        <w:r w:rsidRPr="008C2DAD">
          <w:rPr>
            <w:szCs w:val="22"/>
          </w:rPr>
          <w:fldChar w:fldCharType="begin"/>
        </w:r>
        <w:r w:rsidRPr="004F501A">
          <w:rPr>
            <w:szCs w:val="22"/>
          </w:rPr>
          <w:instrText xml:space="preserve"> SEQ Table \* ARABIC \s 1 </w:instrText>
        </w:r>
      </w:ins>
      <w:r w:rsidRPr="008C2DAD">
        <w:rPr>
          <w:szCs w:val="22"/>
          <w:rPrChange w:id="3175" w:author="melan_000" w:date="2014-11-18T23:52:00Z">
            <w:rPr/>
          </w:rPrChange>
        </w:rPr>
        <w:fldChar w:fldCharType="separate"/>
      </w:r>
      <w:ins w:id="3176" w:author="melan_000" w:date="2014-11-20T01:41:00Z">
        <w:r w:rsidR="00113A04">
          <w:rPr>
            <w:noProof/>
            <w:szCs w:val="22"/>
          </w:rPr>
          <w:t>3</w:t>
        </w:r>
      </w:ins>
      <w:ins w:id="3177" w:author="melan_000" w:date="2014-11-18T23:51:00Z">
        <w:r w:rsidRPr="008C2DAD">
          <w:rPr>
            <w:szCs w:val="22"/>
          </w:rPr>
          <w:fldChar w:fldCharType="end"/>
        </w:r>
        <w:r w:rsidRPr="004F501A">
          <w:rPr>
            <w:szCs w:val="22"/>
          </w:rPr>
          <w:t xml:space="preserve">: Block RAM </w:t>
        </w:r>
      </w:ins>
      <w:ins w:id="3178" w:author="melan_000" w:date="2014-11-20T01:03:00Z">
        <w:r w:rsidR="003A25EE">
          <w:rPr>
            <w:szCs w:val="22"/>
          </w:rPr>
          <w:t>register interface</w:t>
        </w:r>
      </w:ins>
    </w:p>
    <w:tbl>
      <w:tblPr>
        <w:tblW w:w="7762" w:type="dxa"/>
        <w:jc w:val="center"/>
        <w:tblLook w:val="04A0" w:firstRow="1" w:lastRow="0" w:firstColumn="1" w:lastColumn="0" w:noHBand="0" w:noVBand="1"/>
      </w:tblPr>
      <w:tblGrid>
        <w:gridCol w:w="1828"/>
        <w:gridCol w:w="739"/>
        <w:gridCol w:w="522"/>
        <w:gridCol w:w="479"/>
        <w:gridCol w:w="570"/>
        <w:gridCol w:w="3024"/>
        <w:gridCol w:w="594"/>
        <w:gridCol w:w="6"/>
        <w:tblGridChange w:id="3179">
          <w:tblGrid>
            <w:gridCol w:w="1828"/>
            <w:gridCol w:w="739"/>
            <w:gridCol w:w="522"/>
            <w:gridCol w:w="479"/>
            <w:gridCol w:w="570"/>
            <w:gridCol w:w="3024"/>
            <w:gridCol w:w="215"/>
            <w:gridCol w:w="379"/>
            <w:gridCol w:w="6"/>
          </w:tblGrid>
        </w:tblGridChange>
      </w:tblGrid>
      <w:tr w:rsidR="00E65DF8" w:rsidTr="00F93019">
        <w:trPr>
          <w:gridAfter w:val="1"/>
          <w:wAfter w:w="6" w:type="dxa"/>
          <w:trHeight w:val="300"/>
          <w:jc w:val="center"/>
        </w:trPr>
        <w:tc>
          <w:tcPr>
            <w:tcW w:w="182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E65DF8" w:rsidRDefault="00E65DF8">
            <w:pPr>
              <w:spacing w:after="0" w:line="240" w:lineRule="auto"/>
              <w:jc w:val="right"/>
              <w:rPr>
                <w:rFonts w:ascii="Calibri" w:eastAsia="Times New Roman" w:hAnsi="Calibri" w:cs="Times New Roman"/>
                <w:color w:val="000000"/>
                <w:lang w:eastAsia="en-AU"/>
              </w:rPr>
              <w:pPrChange w:id="3180" w:author="melan_000" w:date="2014-11-20T01:07:00Z">
                <w:pPr>
                  <w:spacing w:after="0" w:line="240" w:lineRule="auto"/>
                </w:pPr>
              </w:pPrChange>
            </w:pPr>
            <w:r>
              <w:rPr>
                <w:rFonts w:ascii="Calibri" w:eastAsia="Times New Roman" w:hAnsi="Calibri" w:cs="Times New Roman"/>
                <w:color w:val="000000"/>
                <w:lang w:eastAsia="en-AU"/>
              </w:rPr>
              <w:t>Bit</w:t>
            </w:r>
          </w:p>
        </w:tc>
        <w:tc>
          <w:tcPr>
            <w:tcW w:w="73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31</w:t>
            </w:r>
          </w:p>
        </w:tc>
        <w:tc>
          <w:tcPr>
            <w:tcW w:w="522"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30</w:t>
            </w:r>
          </w:p>
        </w:tc>
        <w:tc>
          <w:tcPr>
            <w:tcW w:w="479"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w:t>
            </w:r>
          </w:p>
        </w:tc>
        <w:tc>
          <w:tcPr>
            <w:tcW w:w="570"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15</w:t>
            </w:r>
          </w:p>
        </w:tc>
        <w:tc>
          <w:tcPr>
            <w:tcW w:w="3024" w:type="dxa"/>
            <w:tcBorders>
              <w:top w:val="single" w:sz="4" w:space="0" w:color="auto"/>
              <w:left w:val="nil"/>
              <w:bottom w:val="single" w:sz="4" w:space="0" w:color="auto"/>
              <w:right w:val="single" w:sz="4" w:space="0" w:color="auto"/>
            </w:tcBorders>
            <w:noWrap/>
            <w:vAlign w:val="bottom"/>
            <w:hideMark/>
          </w:tcPr>
          <w:p w:rsidR="00E65DF8" w:rsidDel="00E65DF8" w:rsidRDefault="00E65DF8">
            <w:pPr>
              <w:spacing w:after="0" w:line="240" w:lineRule="auto"/>
              <w:jc w:val="center"/>
              <w:rPr>
                <w:del w:id="3181" w:author="melan_000" w:date="2014-11-20T01:03: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del w:id="3182" w:author="melan_000" w:date="2014-11-20T01:03:00Z">
              <w:r w:rsidDel="00E65DF8">
                <w:rPr>
                  <w:rFonts w:ascii="Calibri" w:eastAsia="Times New Roman" w:hAnsi="Calibri" w:cs="Times New Roman"/>
                  <w:color w:val="000000"/>
                  <w:lang w:eastAsia="en-AU"/>
                </w:rPr>
                <w:delText>1</w:delText>
              </w:r>
            </w:del>
          </w:p>
        </w:tc>
        <w:tc>
          <w:tcPr>
            <w:tcW w:w="594" w:type="dxa"/>
            <w:tcBorders>
              <w:top w:val="single" w:sz="4" w:space="0" w:color="auto"/>
              <w:left w:val="nil"/>
              <w:bottom w:val="single" w:sz="4" w:space="0" w:color="auto"/>
              <w:right w:val="single" w:sz="4" w:space="0" w:color="auto"/>
            </w:tcBorders>
            <w:noWrap/>
            <w:vAlign w:val="bottom"/>
            <w:hideMark/>
          </w:tcPr>
          <w:p w:rsidR="00E65DF8" w:rsidRDefault="00E65DF8">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0</w:t>
            </w:r>
          </w:p>
        </w:tc>
      </w:tr>
      <w:tr w:rsidR="00E65DF8" w:rsidTr="00E65DF8">
        <w:tblPrEx>
          <w:tblW w:w="7762" w:type="dxa"/>
          <w:jc w:val="center"/>
          <w:tblPrExChange w:id="3183" w:author="melan_000" w:date="2014-11-20T01:02:00Z">
            <w:tblPrEx>
              <w:tblW w:w="7762" w:type="dxa"/>
              <w:jc w:val="center"/>
            </w:tblPrEx>
          </w:tblPrExChange>
        </w:tblPrEx>
        <w:trPr>
          <w:trHeight w:val="300"/>
          <w:jc w:val="center"/>
          <w:ins w:id="3184" w:author="melan_000" w:date="2014-11-20T00:56:00Z"/>
          <w:trPrChange w:id="3185" w:author="melan_000" w:date="2014-11-20T01:02:00Z">
            <w:trPr>
              <w:trHeight w:val="300"/>
              <w:jc w:val="center"/>
            </w:trPr>
          </w:trPrChange>
        </w:trPr>
        <w:tc>
          <w:tcPr>
            <w:tcW w:w="1828" w:type="dxa"/>
            <w:tcBorders>
              <w:top w:val="single" w:sz="4" w:space="0" w:color="auto"/>
              <w:left w:val="single" w:sz="4" w:space="0" w:color="auto"/>
              <w:bottom w:val="nil"/>
              <w:right w:val="single" w:sz="4" w:space="0" w:color="auto"/>
            </w:tcBorders>
            <w:shd w:val="clear" w:color="auto" w:fill="FFFF00"/>
            <w:noWrap/>
            <w:vAlign w:val="bottom"/>
            <w:tcPrChange w:id="3186" w:author="melan_000" w:date="2014-11-20T01:02:00Z">
              <w:tcPr>
                <w:tcW w:w="1828" w:type="dxa"/>
                <w:tcBorders>
                  <w:top w:val="single" w:sz="4" w:space="0" w:color="auto"/>
                  <w:left w:val="single" w:sz="4" w:space="0" w:color="auto"/>
                  <w:bottom w:val="nil"/>
                  <w:right w:val="single" w:sz="4" w:space="0" w:color="auto"/>
                </w:tcBorders>
                <w:shd w:val="clear" w:color="auto" w:fill="FFFF00"/>
                <w:noWrap/>
                <w:vAlign w:val="bottom"/>
              </w:tcPr>
            </w:tcPrChange>
          </w:tcPr>
          <w:p w:rsidR="00E65DF8" w:rsidRDefault="00E65DF8">
            <w:pPr>
              <w:spacing w:after="0" w:line="240" w:lineRule="auto"/>
              <w:jc w:val="right"/>
              <w:rPr>
                <w:ins w:id="3187" w:author="melan_000" w:date="2014-11-20T00:56:00Z"/>
                <w:rFonts w:ascii="Calibri" w:eastAsia="Times New Roman" w:hAnsi="Calibri" w:cs="Times New Roman"/>
                <w:color w:val="000000"/>
                <w:lang w:eastAsia="en-AU"/>
              </w:rPr>
              <w:pPrChange w:id="3188" w:author="melan_000" w:date="2014-11-20T01:07:00Z">
                <w:pPr>
                  <w:spacing w:after="0" w:line="240" w:lineRule="auto"/>
                </w:pPr>
              </w:pPrChange>
            </w:pPr>
            <w:ins w:id="3189" w:author="melan_000" w:date="2014-11-20T00:56:00Z">
              <w:r>
                <w:rPr>
                  <w:rFonts w:ascii="Calibri" w:eastAsia="Times New Roman" w:hAnsi="Calibri" w:cs="Times New Roman"/>
                  <w:color w:val="000000"/>
                  <w:lang w:eastAsia="en-AU"/>
                </w:rPr>
                <w:t>Function on read</w:t>
              </w:r>
            </w:ins>
          </w:p>
        </w:tc>
        <w:tc>
          <w:tcPr>
            <w:tcW w:w="739" w:type="dxa"/>
            <w:tcBorders>
              <w:top w:val="single" w:sz="4" w:space="0" w:color="auto"/>
              <w:left w:val="nil"/>
              <w:bottom w:val="nil"/>
              <w:right w:val="single" w:sz="4" w:space="0" w:color="auto"/>
            </w:tcBorders>
            <w:noWrap/>
            <w:vAlign w:val="bottom"/>
            <w:tcPrChange w:id="3190" w:author="melan_000" w:date="2014-11-20T01:02:00Z">
              <w:tcPr>
                <w:tcW w:w="73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191" w:author="melan_000" w:date="2014-11-20T00:56:00Z"/>
                <w:rFonts w:ascii="Calibri" w:eastAsia="Times New Roman" w:hAnsi="Calibri" w:cs="Times New Roman"/>
                <w:color w:val="000000"/>
                <w:lang w:eastAsia="en-AU"/>
              </w:rPr>
            </w:pPr>
            <w:ins w:id="3192" w:author="melan_000" w:date="2014-11-20T00:57:00Z">
              <w:r>
                <w:rPr>
                  <w:rFonts w:ascii="Calibri" w:eastAsia="Times New Roman" w:hAnsi="Calibri" w:cs="Times New Roman"/>
                  <w:color w:val="000000"/>
                  <w:lang w:eastAsia="en-AU"/>
                </w:rPr>
                <w:t>n/a</w:t>
              </w:r>
            </w:ins>
          </w:p>
        </w:tc>
        <w:tc>
          <w:tcPr>
            <w:tcW w:w="522" w:type="dxa"/>
            <w:tcBorders>
              <w:top w:val="single" w:sz="4" w:space="0" w:color="auto"/>
              <w:left w:val="nil"/>
              <w:bottom w:val="nil"/>
              <w:right w:val="single" w:sz="4" w:space="0" w:color="auto"/>
            </w:tcBorders>
            <w:noWrap/>
            <w:vAlign w:val="bottom"/>
            <w:tcPrChange w:id="3193" w:author="melan_000" w:date="2014-11-20T01:02:00Z">
              <w:tcPr>
                <w:tcW w:w="522"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194" w:author="melan_000" w:date="2014-11-20T00:56:00Z"/>
                <w:rFonts w:ascii="Calibri" w:eastAsia="Times New Roman" w:hAnsi="Calibri" w:cs="Times New Roman"/>
                <w:color w:val="000000"/>
                <w:lang w:eastAsia="en-AU"/>
              </w:rPr>
            </w:pPr>
            <w:ins w:id="3195" w:author="melan_000" w:date="2014-11-20T00:57:00Z">
              <w:r>
                <w:rPr>
                  <w:rFonts w:ascii="Calibri" w:eastAsia="Times New Roman" w:hAnsi="Calibri" w:cs="Times New Roman"/>
                  <w:color w:val="000000"/>
                  <w:lang w:eastAsia="en-AU"/>
                </w:rPr>
                <w:t>n/a</w:t>
              </w:r>
            </w:ins>
          </w:p>
        </w:tc>
        <w:tc>
          <w:tcPr>
            <w:tcW w:w="479" w:type="dxa"/>
            <w:tcBorders>
              <w:top w:val="single" w:sz="4" w:space="0" w:color="auto"/>
              <w:left w:val="nil"/>
              <w:bottom w:val="nil"/>
              <w:right w:val="single" w:sz="4" w:space="0" w:color="auto"/>
            </w:tcBorders>
            <w:noWrap/>
            <w:vAlign w:val="bottom"/>
            <w:tcPrChange w:id="3196" w:author="melan_000" w:date="2014-11-20T01:02:00Z">
              <w:tcPr>
                <w:tcW w:w="479" w:type="dxa"/>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197" w:author="melan_000" w:date="2014-11-20T00:56:00Z"/>
                <w:rFonts w:ascii="Calibri" w:eastAsia="Times New Roman" w:hAnsi="Calibri" w:cs="Times New Roman"/>
                <w:color w:val="000000"/>
                <w:lang w:eastAsia="en-AU"/>
              </w:rPr>
            </w:pPr>
            <w:ins w:id="3198" w:author="melan_000" w:date="2014-11-20T00:57:00Z">
              <w:r>
                <w:rPr>
                  <w:rFonts w:ascii="Calibri" w:eastAsia="Times New Roman" w:hAnsi="Calibri" w:cs="Times New Roman"/>
                  <w:color w:val="000000"/>
                  <w:lang w:eastAsia="en-AU"/>
                </w:rPr>
                <w:t>…..</w:t>
              </w:r>
            </w:ins>
          </w:p>
        </w:tc>
        <w:tc>
          <w:tcPr>
            <w:tcW w:w="4194" w:type="dxa"/>
            <w:gridSpan w:val="4"/>
            <w:tcBorders>
              <w:top w:val="single" w:sz="4" w:space="0" w:color="auto"/>
              <w:left w:val="nil"/>
              <w:bottom w:val="nil"/>
              <w:right w:val="single" w:sz="4" w:space="0" w:color="auto"/>
            </w:tcBorders>
            <w:noWrap/>
            <w:vAlign w:val="bottom"/>
            <w:tcPrChange w:id="3199" w:author="melan_000" w:date="2014-11-20T01:02:00Z">
              <w:tcPr>
                <w:tcW w:w="4194" w:type="dxa"/>
                <w:gridSpan w:val="5"/>
                <w:tcBorders>
                  <w:top w:val="single" w:sz="4" w:space="0" w:color="auto"/>
                  <w:left w:val="nil"/>
                  <w:bottom w:val="nil"/>
                  <w:right w:val="single" w:sz="4" w:space="0" w:color="auto"/>
                </w:tcBorders>
                <w:noWrap/>
                <w:vAlign w:val="bottom"/>
              </w:tcPr>
            </w:tcPrChange>
          </w:tcPr>
          <w:p w:rsidR="00E65DF8" w:rsidRDefault="00E65DF8">
            <w:pPr>
              <w:spacing w:after="0" w:line="240" w:lineRule="auto"/>
              <w:jc w:val="center"/>
              <w:rPr>
                <w:ins w:id="3200" w:author="melan_000" w:date="2014-11-20T00:56:00Z"/>
                <w:rFonts w:ascii="Calibri" w:eastAsia="Times New Roman" w:hAnsi="Calibri" w:cs="Times New Roman"/>
                <w:color w:val="000000"/>
                <w:lang w:eastAsia="en-AU"/>
              </w:rPr>
            </w:pPr>
            <w:ins w:id="3201" w:author="melan_000" w:date="2014-11-20T00:57:00Z">
              <w:r>
                <w:rPr>
                  <w:rFonts w:ascii="Calibri" w:eastAsia="Times New Roman" w:hAnsi="Calibri" w:cs="Times New Roman"/>
                  <w:color w:val="000000"/>
                  <w:lang w:eastAsia="en-AU"/>
                </w:rPr>
                <w:t>Data</w:t>
              </w:r>
            </w:ins>
            <w:ins w:id="3202" w:author="melan_000" w:date="2014-11-20T00:59:00Z">
              <w:r>
                <w:rPr>
                  <w:rFonts w:ascii="Calibri" w:eastAsia="Times New Roman" w:hAnsi="Calibri" w:cs="Times New Roman"/>
                  <w:color w:val="000000"/>
                  <w:lang w:eastAsia="en-AU"/>
                </w:rPr>
                <w:t xml:space="preserve"> at active address</w:t>
              </w:r>
            </w:ins>
          </w:p>
        </w:tc>
      </w:tr>
      <w:tr w:rsidR="00E65DF8" w:rsidTr="00E65DF8">
        <w:tblPrEx>
          <w:tblW w:w="7762" w:type="dxa"/>
          <w:jc w:val="center"/>
          <w:tblPrExChange w:id="3203" w:author="melan_000" w:date="2014-11-20T01:02:00Z">
            <w:tblPrEx>
              <w:tblW w:w="7285" w:type="dxa"/>
              <w:jc w:val="center"/>
            </w:tblPrEx>
          </w:tblPrExChange>
        </w:tblPrEx>
        <w:trPr>
          <w:trHeight w:val="300"/>
          <w:jc w:val="center"/>
          <w:trPrChange w:id="3204" w:author="melan_000" w:date="2014-11-20T01:02:00Z">
            <w:trPr>
              <w:gridAfter w:val="0"/>
              <w:trHeight w:val="300"/>
              <w:jc w:val="center"/>
            </w:trPr>
          </w:trPrChange>
        </w:trPr>
        <w:tc>
          <w:tcPr>
            <w:tcW w:w="1828" w:type="dxa"/>
            <w:tcBorders>
              <w:top w:val="nil"/>
              <w:left w:val="single" w:sz="4" w:space="0" w:color="auto"/>
              <w:bottom w:val="single" w:sz="4" w:space="0" w:color="auto"/>
              <w:right w:val="single" w:sz="4" w:space="0" w:color="auto"/>
            </w:tcBorders>
            <w:shd w:val="clear" w:color="auto" w:fill="FFFF00"/>
            <w:noWrap/>
            <w:vAlign w:val="bottom"/>
            <w:hideMark/>
            <w:tcPrChange w:id="3205" w:author="melan_000" w:date="2014-11-20T01:02:00Z">
              <w:tcPr>
                <w:tcW w:w="1828" w:type="dxa"/>
                <w:tcBorders>
                  <w:top w:val="nil"/>
                  <w:left w:val="single" w:sz="4" w:space="0" w:color="auto"/>
                  <w:bottom w:val="single" w:sz="4" w:space="0" w:color="auto"/>
                  <w:right w:val="single" w:sz="4" w:space="0" w:color="auto"/>
                </w:tcBorders>
                <w:shd w:val="clear" w:color="auto" w:fill="FFFF00"/>
                <w:noWrap/>
                <w:vAlign w:val="bottom"/>
                <w:hideMark/>
              </w:tcPr>
            </w:tcPrChange>
          </w:tcPr>
          <w:p w:rsidR="0015291C" w:rsidRDefault="00206880">
            <w:pPr>
              <w:spacing w:after="0" w:line="240" w:lineRule="auto"/>
              <w:jc w:val="right"/>
              <w:rPr>
                <w:ins w:id="3206" w:author="melan_000" w:date="2014-11-20T01:00:00Z"/>
                <w:rFonts w:ascii="Calibri" w:eastAsia="Times New Roman" w:hAnsi="Calibri" w:cs="Times New Roman"/>
                <w:color w:val="000000"/>
                <w:lang w:eastAsia="en-AU"/>
              </w:rPr>
              <w:pPrChange w:id="3207" w:author="melan_000" w:date="2014-11-20T01:07:00Z">
                <w:pPr>
                  <w:spacing w:after="0" w:line="240" w:lineRule="auto"/>
                </w:pPr>
              </w:pPrChange>
            </w:pPr>
            <w:r>
              <w:rPr>
                <w:rFonts w:ascii="Calibri" w:eastAsia="Times New Roman" w:hAnsi="Calibri" w:cs="Times New Roman"/>
                <w:color w:val="000000"/>
                <w:lang w:eastAsia="en-AU"/>
              </w:rPr>
              <w:t>Function</w:t>
            </w:r>
            <w:ins w:id="3208" w:author="melan_000" w:date="2014-11-20T00:56:00Z">
              <w:r w:rsidR="00E65DF8">
                <w:rPr>
                  <w:rFonts w:ascii="Calibri" w:eastAsia="Times New Roman" w:hAnsi="Calibri" w:cs="Times New Roman"/>
                  <w:color w:val="000000"/>
                  <w:lang w:eastAsia="en-AU"/>
                </w:rPr>
                <w:t xml:space="preserve"> on write</w:t>
              </w:r>
            </w:ins>
          </w:p>
          <w:p w:rsidR="00E65DF8" w:rsidRDefault="00E65DF8">
            <w:pPr>
              <w:spacing w:after="0" w:line="240" w:lineRule="auto"/>
              <w:rPr>
                <w:rFonts w:ascii="Calibri" w:eastAsia="Times New Roman" w:hAnsi="Calibri" w:cs="Times New Roman"/>
                <w:color w:val="000000"/>
                <w:lang w:eastAsia="en-AU"/>
              </w:rPr>
            </w:pPr>
          </w:p>
        </w:tc>
        <w:tc>
          <w:tcPr>
            <w:tcW w:w="739" w:type="dxa"/>
            <w:tcBorders>
              <w:top w:val="nil"/>
              <w:left w:val="nil"/>
              <w:bottom w:val="single" w:sz="4" w:space="0" w:color="auto"/>
              <w:right w:val="single" w:sz="4" w:space="0" w:color="auto"/>
            </w:tcBorders>
            <w:noWrap/>
            <w:vAlign w:val="bottom"/>
            <w:hideMark/>
            <w:tcPrChange w:id="3209" w:author="melan_000" w:date="2014-11-20T01:02:00Z">
              <w:tcPr>
                <w:tcW w:w="73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A/D</w:t>
            </w:r>
          </w:p>
          <w:p w:rsidR="0015291C" w:rsidRDefault="00206880">
            <w:pPr>
              <w:spacing w:after="0" w:line="240" w:lineRule="auto"/>
              <w:jc w:val="center"/>
              <w:rPr>
                <w:rFonts w:ascii="Calibri" w:eastAsia="Times New Roman" w:hAnsi="Calibri" w:cs="Times New Roman"/>
                <w:color w:val="000000"/>
                <w:lang w:eastAsia="en-AU"/>
              </w:rPr>
            </w:pPr>
            <w:r>
              <w:rPr>
                <w:rFonts w:ascii="Calibri" w:eastAsia="Times New Roman" w:hAnsi="Calibri" w:cs="Times New Roman"/>
                <w:color w:val="000000"/>
                <w:lang w:eastAsia="en-AU"/>
              </w:rPr>
              <w:t>select</w:t>
            </w:r>
          </w:p>
        </w:tc>
        <w:tc>
          <w:tcPr>
            <w:tcW w:w="522" w:type="dxa"/>
            <w:tcBorders>
              <w:top w:val="nil"/>
              <w:left w:val="nil"/>
              <w:bottom w:val="single" w:sz="4" w:space="0" w:color="auto"/>
              <w:right w:val="single" w:sz="4" w:space="0" w:color="auto"/>
            </w:tcBorders>
            <w:noWrap/>
            <w:vAlign w:val="bottom"/>
            <w:hideMark/>
            <w:tcPrChange w:id="3210" w:author="melan_000" w:date="2014-11-20T01:02:00Z">
              <w:tcPr>
                <w:tcW w:w="522"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11"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n/a</w:t>
            </w:r>
          </w:p>
          <w:p w:rsidR="00E65DF8" w:rsidRDefault="00E65DF8">
            <w:pPr>
              <w:spacing w:after="0" w:line="240" w:lineRule="auto"/>
              <w:jc w:val="center"/>
              <w:rPr>
                <w:rFonts w:ascii="Calibri" w:eastAsia="Times New Roman" w:hAnsi="Calibri" w:cs="Times New Roman"/>
                <w:color w:val="000000"/>
                <w:lang w:eastAsia="en-AU"/>
              </w:rPr>
            </w:pPr>
          </w:p>
        </w:tc>
        <w:tc>
          <w:tcPr>
            <w:tcW w:w="479" w:type="dxa"/>
            <w:tcBorders>
              <w:top w:val="nil"/>
              <w:left w:val="nil"/>
              <w:bottom w:val="single" w:sz="4" w:space="0" w:color="auto"/>
              <w:right w:val="single" w:sz="4" w:space="0" w:color="auto"/>
            </w:tcBorders>
            <w:noWrap/>
            <w:vAlign w:val="bottom"/>
            <w:hideMark/>
            <w:tcPrChange w:id="3212" w:author="melan_000" w:date="2014-11-20T01:02:00Z">
              <w:tcPr>
                <w:tcW w:w="479" w:type="dxa"/>
                <w:tcBorders>
                  <w:top w:val="nil"/>
                  <w:left w:val="nil"/>
                  <w:bottom w:val="single" w:sz="4" w:space="0" w:color="auto"/>
                  <w:right w:val="single" w:sz="4" w:space="0" w:color="auto"/>
                </w:tcBorders>
                <w:noWrap/>
                <w:vAlign w:val="bottom"/>
                <w:hideMark/>
              </w:tcPr>
            </w:tcPrChange>
          </w:tcPr>
          <w:p w:rsidR="0015291C" w:rsidRDefault="00206880">
            <w:pPr>
              <w:spacing w:after="0" w:line="240" w:lineRule="auto"/>
              <w:jc w:val="center"/>
              <w:rPr>
                <w:ins w:id="3213" w:author="melan_000" w:date="2014-11-20T01:01:00Z"/>
                <w:rFonts w:ascii="Calibri" w:eastAsia="Times New Roman" w:hAnsi="Calibri" w:cs="Times New Roman"/>
                <w:color w:val="000000"/>
                <w:lang w:eastAsia="en-AU"/>
              </w:rPr>
            </w:pPr>
            <w:r>
              <w:rPr>
                <w:rFonts w:ascii="Calibri" w:eastAsia="Times New Roman" w:hAnsi="Calibri" w:cs="Times New Roman"/>
                <w:color w:val="000000"/>
                <w:lang w:eastAsia="en-AU"/>
              </w:rPr>
              <w:t>…..</w:t>
            </w:r>
          </w:p>
          <w:p w:rsidR="00E65DF8" w:rsidRDefault="00E65DF8">
            <w:pPr>
              <w:spacing w:after="0" w:line="240" w:lineRule="auto"/>
              <w:jc w:val="center"/>
              <w:rPr>
                <w:rFonts w:ascii="Calibri" w:eastAsia="Times New Roman" w:hAnsi="Calibri" w:cs="Times New Roman"/>
                <w:color w:val="000000"/>
                <w:lang w:eastAsia="en-AU"/>
              </w:rPr>
            </w:pPr>
          </w:p>
        </w:tc>
        <w:tc>
          <w:tcPr>
            <w:tcW w:w="4194" w:type="dxa"/>
            <w:gridSpan w:val="4"/>
            <w:tcBorders>
              <w:top w:val="nil"/>
              <w:left w:val="nil"/>
              <w:bottom w:val="single" w:sz="4" w:space="0" w:color="auto"/>
              <w:right w:val="single" w:sz="4" w:space="0" w:color="auto"/>
            </w:tcBorders>
            <w:noWrap/>
            <w:vAlign w:val="bottom"/>
            <w:hideMark/>
            <w:tcPrChange w:id="3214" w:author="melan_000" w:date="2014-11-20T01:02:00Z">
              <w:tcPr>
                <w:tcW w:w="3717" w:type="dxa"/>
                <w:gridSpan w:val="3"/>
                <w:tcBorders>
                  <w:top w:val="nil"/>
                  <w:left w:val="nil"/>
                  <w:bottom w:val="single" w:sz="4" w:space="0" w:color="auto"/>
                  <w:right w:val="single" w:sz="4" w:space="0" w:color="auto"/>
                </w:tcBorders>
                <w:noWrap/>
                <w:vAlign w:val="bottom"/>
                <w:hideMark/>
              </w:tcPr>
            </w:tcPrChange>
          </w:tcPr>
          <w:p w:rsidR="00E65DF8" w:rsidRDefault="00E65DF8">
            <w:pPr>
              <w:spacing w:after="0" w:line="240" w:lineRule="auto"/>
              <w:rPr>
                <w:ins w:id="3215" w:author="melan_000" w:date="2014-11-20T01:02:00Z"/>
                <w:rFonts w:ascii="Calibri" w:eastAsia="Times New Roman" w:hAnsi="Calibri" w:cs="Times New Roman"/>
                <w:color w:val="000000"/>
                <w:lang w:eastAsia="en-AU"/>
              </w:rPr>
              <w:pPrChange w:id="3216" w:author="melan_000" w:date="2014-11-20T01:01:00Z">
                <w:pPr>
                  <w:spacing w:after="0" w:line="240" w:lineRule="auto"/>
                  <w:jc w:val="center"/>
                </w:pPr>
              </w:pPrChange>
            </w:pPr>
            <w:ins w:id="3217" w:author="melan_000" w:date="2014-11-20T01:00:00Z">
              <w:r>
                <w:rPr>
                  <w:rFonts w:ascii="Calibri" w:eastAsia="Times New Roman" w:hAnsi="Calibri" w:cs="Times New Roman"/>
                  <w:color w:val="000000"/>
                  <w:lang w:eastAsia="en-AU"/>
                </w:rPr>
                <w:t xml:space="preserve">If bit 31 </w:t>
              </w:r>
            </w:ins>
            <w:ins w:id="3218" w:author="melan_000" w:date="2014-11-20T01:01:00Z">
              <w:r>
                <w:rPr>
                  <w:rFonts w:ascii="Calibri" w:eastAsia="Times New Roman" w:hAnsi="Calibri" w:cs="Times New Roman"/>
                  <w:color w:val="000000"/>
                  <w:lang w:eastAsia="en-AU"/>
                </w:rPr>
                <w:t>= 0</w:t>
              </w:r>
            </w:ins>
            <w:ins w:id="3219" w:author="melan_000" w:date="2014-11-20T01:00:00Z">
              <w:r>
                <w:rPr>
                  <w:rFonts w:ascii="Calibri" w:eastAsia="Times New Roman" w:hAnsi="Calibri" w:cs="Times New Roman"/>
                  <w:color w:val="000000"/>
                  <w:lang w:eastAsia="en-AU"/>
                </w:rPr>
                <w:t xml:space="preserve">: </w:t>
              </w:r>
            </w:ins>
            <w:ins w:id="3220" w:author="melan_000" w:date="2014-11-20T00:59:00Z">
              <w:r>
                <w:rPr>
                  <w:rFonts w:ascii="Calibri" w:eastAsia="Times New Roman" w:hAnsi="Calibri" w:cs="Times New Roman"/>
                  <w:color w:val="000000"/>
                  <w:lang w:eastAsia="en-AU"/>
                </w:rPr>
                <w:t>Active address select</w:t>
              </w:r>
            </w:ins>
          </w:p>
          <w:p w:rsidR="0015291C" w:rsidDel="00E65DF8" w:rsidRDefault="00E65DF8">
            <w:pPr>
              <w:spacing w:after="0" w:line="240" w:lineRule="auto"/>
              <w:rPr>
                <w:del w:id="3221" w:author="melan_000" w:date="2014-11-20T00:59:00Z"/>
                <w:rFonts w:ascii="Calibri" w:eastAsia="Times New Roman" w:hAnsi="Calibri" w:cs="Times New Roman"/>
                <w:color w:val="000000"/>
                <w:lang w:eastAsia="en-AU"/>
              </w:rPr>
              <w:pPrChange w:id="3222" w:author="melan_000" w:date="2014-11-20T01:01:00Z">
                <w:pPr>
                  <w:spacing w:after="0" w:line="240" w:lineRule="auto"/>
                  <w:jc w:val="center"/>
                </w:pPr>
              </w:pPrChange>
            </w:pPr>
            <w:ins w:id="3223" w:author="melan_000" w:date="2014-11-20T01:00:00Z">
              <w:r>
                <w:rPr>
                  <w:rFonts w:ascii="Calibri" w:eastAsia="Times New Roman" w:hAnsi="Calibri" w:cs="Times New Roman"/>
                  <w:color w:val="000000"/>
                  <w:lang w:eastAsia="en-AU"/>
                </w:rPr>
                <w:t xml:space="preserve">If bit 31 </w:t>
              </w:r>
            </w:ins>
            <w:ins w:id="3224" w:author="melan_000" w:date="2014-11-20T01:01:00Z">
              <w:r>
                <w:rPr>
                  <w:rFonts w:ascii="Calibri" w:eastAsia="Times New Roman" w:hAnsi="Calibri" w:cs="Times New Roman"/>
                  <w:color w:val="000000"/>
                  <w:lang w:eastAsia="en-AU"/>
                </w:rPr>
                <w:t>= 1</w:t>
              </w:r>
            </w:ins>
            <w:ins w:id="3225" w:author="melan_000" w:date="2014-11-20T01:00:00Z">
              <w:r>
                <w:rPr>
                  <w:rFonts w:ascii="Calibri" w:eastAsia="Times New Roman" w:hAnsi="Calibri" w:cs="Times New Roman"/>
                  <w:color w:val="000000"/>
                  <w:lang w:eastAsia="en-AU"/>
                </w:rPr>
                <w:t xml:space="preserve">: </w:t>
              </w:r>
            </w:ins>
            <w:del w:id="3226" w:author="melan_000" w:date="2014-11-20T00:59:00Z">
              <w:r w:rsidR="00206880" w:rsidDel="00E65DF8">
                <w:rPr>
                  <w:rFonts w:ascii="Calibri" w:eastAsia="Times New Roman" w:hAnsi="Calibri" w:cs="Times New Roman"/>
                  <w:color w:val="000000"/>
                  <w:lang w:eastAsia="en-AU"/>
                </w:rPr>
                <w:delText>Address</w:delText>
              </w:r>
            </w:del>
          </w:p>
          <w:p w:rsidR="0015291C" w:rsidRDefault="00206880">
            <w:pPr>
              <w:spacing w:after="0" w:line="240" w:lineRule="auto"/>
              <w:rPr>
                <w:rFonts w:ascii="Calibri" w:eastAsia="Times New Roman" w:hAnsi="Calibri" w:cs="Times New Roman"/>
                <w:color w:val="000000"/>
                <w:lang w:eastAsia="en-AU"/>
              </w:rPr>
              <w:pPrChange w:id="3227" w:author="melan_000" w:date="2014-11-20T01:01:00Z">
                <w:pPr>
                  <w:spacing w:after="0" w:line="240" w:lineRule="auto"/>
                  <w:jc w:val="center"/>
                </w:pPr>
              </w:pPrChange>
            </w:pPr>
            <w:del w:id="3228" w:author="melan_000" w:date="2014-11-20T01:00:00Z">
              <w:r w:rsidDel="00E65DF8">
                <w:rPr>
                  <w:rFonts w:ascii="Calibri" w:eastAsia="Times New Roman" w:hAnsi="Calibri" w:cs="Times New Roman"/>
                  <w:color w:val="000000"/>
                  <w:lang w:eastAsia="en-AU"/>
                </w:rPr>
                <w:delText xml:space="preserve">OR </w:delText>
              </w:r>
            </w:del>
            <w:r>
              <w:rPr>
                <w:rFonts w:ascii="Calibri" w:eastAsia="Times New Roman" w:hAnsi="Calibri" w:cs="Times New Roman"/>
                <w:color w:val="000000"/>
                <w:lang w:eastAsia="en-AU"/>
              </w:rPr>
              <w:t>Data</w:t>
            </w:r>
            <w:ins w:id="3229" w:author="melan_000" w:date="2014-11-20T00:59:00Z">
              <w:r w:rsidR="00E65DF8">
                <w:rPr>
                  <w:rFonts w:ascii="Calibri" w:eastAsia="Times New Roman" w:hAnsi="Calibri" w:cs="Times New Roman"/>
                  <w:color w:val="000000"/>
                  <w:lang w:eastAsia="en-AU"/>
                </w:rPr>
                <w:t xml:space="preserve"> to write to active address</w:t>
              </w:r>
            </w:ins>
          </w:p>
        </w:tc>
      </w:tr>
    </w:tbl>
    <w:p w:rsidR="0015291C" w:rsidRPr="00CB17A8" w:rsidRDefault="00CB17A8" w:rsidP="00CB17A8">
      <w:pPr>
        <w:jc w:val="center"/>
        <w:rPr>
          <w:i/>
        </w:rPr>
      </w:pPr>
      <w:del w:id="3230" w:author="melan_000" w:date="2014-11-18T23:52:00Z">
        <w:r w:rsidDel="004F501A">
          <w:rPr>
            <w:i/>
          </w:rPr>
          <w:delText>Table 6.</w:delText>
        </w:r>
        <w:r w:rsidR="0075389D" w:rsidDel="004F501A">
          <w:rPr>
            <w:i/>
          </w:rPr>
          <w:delText>3</w:delText>
        </w:r>
        <w:r w:rsidDel="004F501A">
          <w:rPr>
            <w:i/>
          </w:rPr>
          <w:delText xml:space="preserve">: Block RAM control register, stored </w:delText>
        </w:r>
        <w:r w:rsidR="0030237D" w:rsidDel="004F501A">
          <w:rPr>
            <w:i/>
          </w:rPr>
          <w:delText>by the signal</w:delText>
        </w:r>
        <w:r w:rsidDel="004F501A">
          <w:rPr>
            <w:i/>
          </w:rPr>
          <w:delText xml:space="preserve"> </w:delText>
        </w:r>
        <w:r w:rsidRPr="00CB17A8" w:rsidDel="004F501A">
          <w:rPr>
            <w:b/>
            <w:i/>
          </w:rPr>
          <w:delText>data</w:delText>
        </w:r>
        <w:r w:rsidDel="004F501A">
          <w:rPr>
            <w:b/>
            <w:i/>
          </w:rPr>
          <w:delText>out</w:delText>
        </w:r>
        <w:r w:rsidRPr="00CB17A8" w:rsidDel="004F501A">
          <w:rPr>
            <w:b/>
            <w:i/>
          </w:rPr>
          <w:delText>1</w:delText>
        </w:r>
        <w:r w:rsidDel="004F501A">
          <w:rPr>
            <w:i/>
          </w:rPr>
          <w:delText>, at our Toplevel</w:delText>
        </w:r>
      </w:del>
    </w:p>
    <w:p w:rsidR="0015291C" w:rsidDel="00F7539D" w:rsidRDefault="00206880">
      <w:pPr>
        <w:rPr>
          <w:del w:id="3231" w:author="melan_000" w:date="2014-11-17T21:57:00Z"/>
        </w:rPr>
      </w:pPr>
      <w:r w:rsidRPr="00F7539D">
        <w:rPr>
          <w:rPrChange w:id="3232" w:author="melan_000" w:date="2014-11-17T21:58:00Z">
            <w:rPr>
              <w:b/>
            </w:rPr>
          </w:rPrChange>
        </w:rPr>
        <w:t>Bit 31</w:t>
      </w:r>
      <w:del w:id="3233" w:author="melan_000" w:date="2014-11-17T09:00:00Z">
        <w:r w:rsidRPr="00F7539D" w:rsidDel="008A3D85">
          <w:delText xml:space="preserve"> -</w:delText>
        </w:r>
      </w:del>
      <w:r w:rsidRPr="00F7539D">
        <w:t xml:space="preserve"> s</w:t>
      </w:r>
      <w:r>
        <w:t xml:space="preserve">elects </w:t>
      </w:r>
      <w:ins w:id="3234" w:author="melan_000" w:date="2014-11-17T09:01:00Z">
        <w:r w:rsidR="008A3D85">
          <w:t xml:space="preserve">the context for </w:t>
        </w:r>
      </w:ins>
      <w:ins w:id="3235" w:author="melan_000" w:date="2014-11-18T08:21:00Z">
        <w:r w:rsidR="000F1DF1">
          <w:t xml:space="preserve">an </w:t>
        </w:r>
      </w:ins>
      <w:ins w:id="3236" w:author="melan_000" w:date="2014-11-17T09:03:00Z">
        <w:r w:rsidR="00A81AC8">
          <w:t xml:space="preserve">AXI </w:t>
        </w:r>
      </w:ins>
      <w:ins w:id="3237" w:author="melan_000" w:date="2014-11-18T08:21:00Z">
        <w:r w:rsidR="000F1DF1">
          <w:t>w</w:t>
        </w:r>
      </w:ins>
      <w:ins w:id="3238" w:author="melan_000" w:date="2014-11-18T08:22:00Z">
        <w:r w:rsidR="000F1DF1">
          <w:t>r</w:t>
        </w:r>
      </w:ins>
      <w:ins w:id="3239" w:author="melan_000" w:date="2014-11-18T08:21:00Z">
        <w:r w:rsidR="000F1DF1">
          <w:t xml:space="preserve">ite </w:t>
        </w:r>
      </w:ins>
      <w:ins w:id="3240" w:author="melan_000" w:date="2014-11-17T09:03:00Z">
        <w:r w:rsidR="00A81AC8">
          <w:t xml:space="preserve">transaction. </w:t>
        </w:r>
      </w:ins>
      <w:ins w:id="3241" w:author="melan_000" w:date="2014-11-17T21:51:00Z">
        <w:r w:rsidR="00A627BD">
          <w:t xml:space="preserve">If this bit is </w:t>
        </w:r>
      </w:ins>
      <w:ins w:id="3242" w:author="melan_000" w:date="2014-11-18T08:24:00Z">
        <w:r w:rsidR="000F1DF1">
          <w:t xml:space="preserve">not </w:t>
        </w:r>
      </w:ins>
      <w:ins w:id="3243" w:author="melan_000" w:date="2014-11-17T21:51:00Z">
        <w:r w:rsidR="00A627BD">
          <w:t xml:space="preserve">set, the data should be interpreted </w:t>
        </w:r>
      </w:ins>
      <w:ins w:id="3244" w:author="melan_000" w:date="2014-11-17T21:54:00Z">
        <w:r w:rsidR="00A627BD">
          <w:t xml:space="preserve">as </w:t>
        </w:r>
      </w:ins>
      <w:ins w:id="3245" w:author="melan_000" w:date="2014-11-18T08:22:00Z">
        <w:r w:rsidR="000F1DF1">
          <w:t xml:space="preserve">a </w:t>
        </w:r>
      </w:ins>
      <w:ins w:id="3246" w:author="melan_000" w:date="2014-11-17T21:53:00Z">
        <w:r w:rsidR="00A627BD">
          <w:t>BRAM address</w:t>
        </w:r>
      </w:ins>
      <w:ins w:id="3247" w:author="melan_000" w:date="2014-11-17T21:51:00Z">
        <w:r w:rsidR="00A627BD">
          <w:t xml:space="preserve"> </w:t>
        </w:r>
      </w:ins>
      <w:ins w:id="3248" w:author="melan_000" w:date="2014-11-17T21:54:00Z">
        <w:r w:rsidR="00A627BD">
          <w:t xml:space="preserve">selection. </w:t>
        </w:r>
      </w:ins>
      <w:ins w:id="3249" w:author="melan_000" w:date="2014-11-17T21:52:00Z">
        <w:r w:rsidR="00A627BD">
          <w:t xml:space="preserve">When this bit </w:t>
        </w:r>
        <w:r w:rsidR="000F1DF1">
          <w:t xml:space="preserve">is </w:t>
        </w:r>
        <w:r w:rsidR="00A627BD">
          <w:t>set, the</w:t>
        </w:r>
      </w:ins>
      <w:ins w:id="3250" w:author="melan_000" w:date="2014-11-17T22:03:00Z">
        <w:r w:rsidR="00B06EA7">
          <w:t xml:space="preserve"> AXI</w:t>
        </w:r>
      </w:ins>
      <w:ins w:id="3251" w:author="melan_000" w:date="2014-11-17T21:52:00Z">
        <w:r w:rsidR="00A627BD">
          <w:t xml:space="preserve"> data represents the 16bit value which should be written to the </w:t>
        </w:r>
      </w:ins>
      <w:ins w:id="3252" w:author="melan_000" w:date="2014-11-20T01:05:00Z">
        <w:r w:rsidR="003A25EE">
          <w:t>current active</w:t>
        </w:r>
      </w:ins>
      <w:ins w:id="3253" w:author="melan_000" w:date="2014-11-17T22:03:00Z">
        <w:r w:rsidR="00B06EA7">
          <w:t xml:space="preserve"> BRAM</w:t>
        </w:r>
      </w:ins>
      <w:ins w:id="3254" w:author="melan_000" w:date="2014-11-17T21:52:00Z">
        <w:r w:rsidR="00A627BD">
          <w:t xml:space="preserve"> address</w:t>
        </w:r>
      </w:ins>
      <w:ins w:id="3255" w:author="melan_000" w:date="2014-11-17T09:04:00Z">
        <w:r w:rsidR="00A81AC8">
          <w:t>.</w:t>
        </w:r>
      </w:ins>
      <w:del w:id="3256" w:author="melan_000" w:date="2014-11-17T09:01:00Z">
        <w:r w:rsidDel="008A3D85">
          <w:delText>what you are storing</w:delText>
        </w:r>
      </w:del>
      <w:del w:id="3257" w:author="melan_000" w:date="2014-11-17T09:04:00Z">
        <w:r w:rsidDel="00A81AC8">
          <w:delText>, either the address to read/write at or the data at the set address.</w:delText>
        </w:r>
      </w:del>
      <w:ins w:id="3258" w:author="melan_000" w:date="2014-11-17T21:57:00Z">
        <w:r w:rsidR="00F7539D" w:rsidDel="00F7539D">
          <w:t xml:space="preserve"> </w:t>
        </w:r>
      </w:ins>
    </w:p>
    <w:p w:rsidR="0015291C" w:rsidDel="00F7539D" w:rsidRDefault="00206880">
      <w:pPr>
        <w:rPr>
          <w:del w:id="3259" w:author="melan_000" w:date="2014-11-17T22:01:00Z"/>
        </w:rPr>
      </w:pPr>
      <w:del w:id="3260" w:author="melan_000" w:date="2014-11-17T21:58:00Z">
        <w:r w:rsidDel="00F7539D">
          <w:rPr>
            <w:b/>
          </w:rPr>
          <w:delText>Bits 15…0</w:delText>
        </w:r>
        <w:r w:rsidDel="00F7539D">
          <w:delText xml:space="preserve"> - Is the Address/Data to correspond to bit 31.</w:delText>
        </w:r>
      </w:del>
      <w:ins w:id="3261" w:author="melan_000" w:date="2014-11-17T21:58:00Z">
        <w:r w:rsidR="00F7539D">
          <w:t>During a read request, bit 31 is always ignored</w:t>
        </w:r>
      </w:ins>
      <w:ins w:id="3262" w:author="melan_000" w:date="2014-11-18T08:23:00Z">
        <w:r w:rsidR="000F1DF1">
          <w:t xml:space="preserve"> and data should always be read from the </w:t>
        </w:r>
      </w:ins>
      <w:ins w:id="3263" w:author="melan_000" w:date="2014-11-20T01:05:00Z">
        <w:r w:rsidR="003A25EE">
          <w:t>active</w:t>
        </w:r>
      </w:ins>
      <w:ins w:id="3264" w:author="melan_000" w:date="2014-11-18T08:23:00Z">
        <w:r w:rsidR="000F1DF1">
          <w:t xml:space="preserve"> BRAM address</w:t>
        </w:r>
      </w:ins>
      <w:ins w:id="3265" w:author="melan_000" w:date="2014-11-17T21:58:00Z">
        <w:r w:rsidR="00F7539D">
          <w:t xml:space="preserve">. </w:t>
        </w:r>
      </w:ins>
    </w:p>
    <w:p w:rsidR="0015291C" w:rsidRDefault="00F7539D">
      <w:ins w:id="3266" w:author="melan_000" w:date="2014-11-17T22:01:00Z">
        <w:r>
          <w:t xml:space="preserve">For example, </w:t>
        </w:r>
      </w:ins>
      <w:del w:id="3267" w:author="melan_000" w:date="2014-11-17T22:01:00Z">
        <w:r w:rsidR="00206880" w:rsidDel="00F7539D">
          <w:delText xml:space="preserve">So </w:delText>
        </w:r>
      </w:del>
      <w:r w:rsidR="00206880">
        <w:t xml:space="preserve">to perform a </w:t>
      </w:r>
      <w:ins w:id="3268" w:author="melan_000" w:date="2014-11-17T22:03:00Z">
        <w:r w:rsidR="00B06EA7">
          <w:t xml:space="preserve">read or </w:t>
        </w:r>
      </w:ins>
      <w:r w:rsidR="00206880">
        <w:t>write</w:t>
      </w:r>
      <w:ins w:id="3269" w:author="melan_000" w:date="2014-11-17T22:03:00Z">
        <w:r w:rsidR="00B06EA7">
          <w:t xml:space="preserve"> transaction</w:t>
        </w:r>
      </w:ins>
      <w:del w:id="3270" w:author="melan_000" w:date="2014-11-17T22:03:00Z">
        <w:r w:rsidR="00206880" w:rsidDel="00B06EA7">
          <w:delText>/read operation</w:delText>
        </w:r>
      </w:del>
      <w:r w:rsidR="00206880">
        <w:t xml:space="preserve"> at a particular address, you would need to write a driver which </w:t>
      </w:r>
      <w:ins w:id="3271" w:author="melan_000" w:date="2014-11-20T01:05:00Z">
        <w:r w:rsidR="003A25EE">
          <w:t xml:space="preserve">executes the functions shown in </w:t>
        </w:r>
      </w:ins>
      <w:ins w:id="3272" w:author="melan_000" w:date="2014-11-20T01:06:00Z">
        <w:r w:rsidR="003A25EE">
          <w:fldChar w:fldCharType="begin"/>
        </w:r>
        <w:r w:rsidR="003A25EE">
          <w:instrText xml:space="preserve"> REF _Ref404208907 \h </w:instrText>
        </w:r>
      </w:ins>
      <w:r w:rsidR="003A25EE">
        <w:fldChar w:fldCharType="separate"/>
      </w:r>
      <w:ins w:id="3273" w:author="melan_000" w:date="2014-11-20T01:41:00Z">
        <w:r w:rsidR="00113A04" w:rsidRPr="00E65DF8">
          <w:rPr>
            <w:i/>
            <w:iCs/>
            <w:szCs w:val="18"/>
            <w:rPrChange w:id="3274" w:author="melan_000" w:date="2014-11-20T00:55:00Z">
              <w:rPr/>
            </w:rPrChange>
          </w:rPr>
          <w:t xml:space="preserve">Figure </w:t>
        </w:r>
        <w:r w:rsidR="00113A04">
          <w:rPr>
            <w:noProof/>
          </w:rPr>
          <w:t>6</w:t>
        </w:r>
        <w:r w:rsidR="00113A04" w:rsidRPr="00E65DF8">
          <w:rPr>
            <w:i/>
            <w:iCs/>
            <w:szCs w:val="18"/>
            <w:rPrChange w:id="3275" w:author="melan_000" w:date="2014-11-20T00:55:00Z">
              <w:rPr/>
            </w:rPrChange>
          </w:rPr>
          <w:noBreakHyphen/>
        </w:r>
        <w:r w:rsidR="00113A04">
          <w:rPr>
            <w:noProof/>
          </w:rPr>
          <w:t>5</w:t>
        </w:r>
      </w:ins>
      <w:ins w:id="3276" w:author="melan_000" w:date="2014-11-20T01:06:00Z">
        <w:r w:rsidR="003A25EE">
          <w:fldChar w:fldCharType="end"/>
        </w:r>
      </w:ins>
      <w:ins w:id="3277" w:author="melan_000" w:date="2014-11-17T22:04:00Z">
        <w:r w:rsidR="003A25EE">
          <w:t>.</w:t>
        </w:r>
      </w:ins>
      <w:del w:id="3278" w:author="melan_000" w:date="2014-11-17T22:04:00Z">
        <w:r w:rsidR="00206880" w:rsidDel="00C313D5">
          <w:delText>does</w:delText>
        </w:r>
      </w:del>
      <w:del w:id="3279" w:author="melan_000" w:date="2014-11-20T01:06:00Z">
        <w:r w:rsidR="00206880" w:rsidDel="003A25EE">
          <w:delText xml:space="preserve"> the following:</w:delText>
        </w:r>
      </w:del>
    </w:p>
    <w:p w:rsidR="004F501A" w:rsidRDefault="0024195D">
      <w:pPr>
        <w:keepNext/>
        <w:jc w:val="center"/>
        <w:rPr>
          <w:ins w:id="3280" w:author="melan_000" w:date="2014-11-18T23:52:00Z"/>
        </w:rPr>
        <w:pPrChange w:id="3281" w:author="melan_000" w:date="2014-11-18T23:52:00Z">
          <w:pPr>
            <w:jc w:val="center"/>
          </w:pPr>
        </w:pPrChange>
      </w:pPr>
      <w:r>
        <w:rPr>
          <w:noProof/>
          <w:lang w:eastAsia="en-AU"/>
        </w:rPr>
        <w:lastRenderedPageBreak/>
        <w:drawing>
          <wp:inline distT="0" distB="0" distL="0" distR="0" wp14:anchorId="42278BC6" wp14:editId="022A0F6A">
            <wp:extent cx="5731510" cy="1916706"/>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1916706"/>
                    </a:xfrm>
                    <a:prstGeom prst="rect">
                      <a:avLst/>
                    </a:prstGeom>
                  </pic:spPr>
                </pic:pic>
              </a:graphicData>
            </a:graphic>
          </wp:inline>
        </w:drawing>
      </w:r>
    </w:p>
    <w:p w:rsidR="0015291C" w:rsidRPr="008C2DAD" w:rsidDel="004F501A" w:rsidRDefault="004F501A">
      <w:pPr>
        <w:pStyle w:val="Caption"/>
        <w:rPr>
          <w:del w:id="3282" w:author="melan_000" w:date="2014-11-18T23:52:00Z"/>
        </w:rPr>
        <w:pPrChange w:id="3283" w:author="melan_000" w:date="2014-11-18T23:52:00Z">
          <w:pPr>
            <w:jc w:val="center"/>
          </w:pPr>
        </w:pPrChange>
      </w:pPr>
      <w:bookmarkStart w:id="3284" w:name="_Ref404208907"/>
      <w:bookmarkStart w:id="3285" w:name="_Ref404208901"/>
      <w:ins w:id="3286" w:author="melan_000" w:date="2014-11-18T23:52:00Z">
        <w:r w:rsidRPr="00F93019">
          <w:t xml:space="preserve">Figure </w:t>
        </w:r>
      </w:ins>
      <w:ins w:id="3287" w:author="melan_000" w:date="2014-11-19T00:07:00Z">
        <w:r w:rsidR="00B72989" w:rsidRPr="00E65DF8">
          <w:rPr>
            <w:i w:val="0"/>
            <w:iCs w:val="0"/>
            <w:rPrChange w:id="3288" w:author="melan_000" w:date="2014-11-20T00:55:00Z">
              <w:rPr>
                <w:i/>
                <w:iCs/>
              </w:rPr>
            </w:rPrChange>
          </w:rPr>
          <w:fldChar w:fldCharType="begin"/>
        </w:r>
        <w:r w:rsidR="00B72989" w:rsidRPr="00E65DF8">
          <w:rPr>
            <w:rPrChange w:id="3289" w:author="melan_000" w:date="2014-11-20T00:55:00Z">
              <w:rPr/>
            </w:rPrChange>
          </w:rPr>
          <w:instrText xml:space="preserve"> STYLEREF 1 \s </w:instrText>
        </w:r>
      </w:ins>
      <w:r w:rsidR="00B72989" w:rsidRPr="00E65DF8">
        <w:rPr>
          <w:i w:val="0"/>
          <w:iCs w:val="0"/>
          <w:rPrChange w:id="3290" w:author="melan_000" w:date="2014-11-20T00:55:00Z">
            <w:rPr>
              <w:i/>
              <w:iCs/>
            </w:rPr>
          </w:rPrChange>
        </w:rPr>
        <w:fldChar w:fldCharType="separate"/>
      </w:r>
      <w:r w:rsidR="00113A04">
        <w:rPr>
          <w:noProof/>
        </w:rPr>
        <w:t>6</w:t>
      </w:r>
      <w:ins w:id="3291" w:author="melan_000" w:date="2014-11-19T00:07:00Z">
        <w:r w:rsidR="00B72989" w:rsidRPr="00E65DF8">
          <w:rPr>
            <w:i w:val="0"/>
            <w:iCs w:val="0"/>
            <w:rPrChange w:id="3292" w:author="melan_000" w:date="2014-11-20T00:55:00Z">
              <w:rPr>
                <w:i/>
                <w:iCs/>
              </w:rPr>
            </w:rPrChange>
          </w:rPr>
          <w:fldChar w:fldCharType="end"/>
        </w:r>
        <w:r w:rsidR="00B72989" w:rsidRPr="00F93019">
          <w:noBreakHyphen/>
        </w:r>
        <w:r w:rsidR="00B72989" w:rsidRPr="00E65DF8">
          <w:rPr>
            <w:i w:val="0"/>
            <w:iCs w:val="0"/>
            <w:rPrChange w:id="3293" w:author="melan_000" w:date="2014-11-20T00:55:00Z">
              <w:rPr>
                <w:i/>
                <w:iCs/>
              </w:rPr>
            </w:rPrChange>
          </w:rPr>
          <w:fldChar w:fldCharType="begin"/>
        </w:r>
        <w:r w:rsidR="00B72989" w:rsidRPr="00E65DF8">
          <w:rPr>
            <w:rPrChange w:id="3294" w:author="melan_000" w:date="2014-11-20T00:55:00Z">
              <w:rPr/>
            </w:rPrChange>
          </w:rPr>
          <w:instrText xml:space="preserve"> SEQ Figure \* ARABIC \s 1 </w:instrText>
        </w:r>
      </w:ins>
      <w:r w:rsidR="00B72989" w:rsidRPr="00E65DF8">
        <w:rPr>
          <w:i w:val="0"/>
          <w:iCs w:val="0"/>
          <w:rPrChange w:id="3295" w:author="melan_000" w:date="2014-11-20T00:55:00Z">
            <w:rPr>
              <w:i/>
              <w:iCs/>
            </w:rPr>
          </w:rPrChange>
        </w:rPr>
        <w:fldChar w:fldCharType="separate"/>
      </w:r>
      <w:ins w:id="3296" w:author="melan_000" w:date="2014-11-20T01:41:00Z">
        <w:r w:rsidR="00113A04">
          <w:rPr>
            <w:noProof/>
          </w:rPr>
          <w:t>5</w:t>
        </w:r>
      </w:ins>
      <w:ins w:id="3297" w:author="melan_000" w:date="2014-11-19T00:07:00Z">
        <w:r w:rsidR="00B72989" w:rsidRPr="00E65DF8">
          <w:rPr>
            <w:i w:val="0"/>
            <w:iCs w:val="0"/>
            <w:rPrChange w:id="3298" w:author="melan_000" w:date="2014-11-20T00:55:00Z">
              <w:rPr>
                <w:i/>
                <w:iCs/>
              </w:rPr>
            </w:rPrChange>
          </w:rPr>
          <w:fldChar w:fldCharType="end"/>
        </w:r>
      </w:ins>
      <w:bookmarkEnd w:id="3284"/>
      <w:ins w:id="3299" w:author="melan_000" w:date="2014-11-18T23:52:00Z">
        <w:r w:rsidRPr="00F93019">
          <w:t>: C functions to interface with the BRAM within the Custom IP</w:t>
        </w:r>
      </w:ins>
      <w:bookmarkEnd w:id="3285"/>
    </w:p>
    <w:p w:rsidR="005E1E05" w:rsidRPr="005E1E05" w:rsidDel="004F501A" w:rsidRDefault="005E1E05">
      <w:pPr>
        <w:jc w:val="center"/>
        <w:rPr>
          <w:del w:id="3300" w:author="melan_000" w:date="2014-11-18T23:52:00Z"/>
          <w:i/>
        </w:rPr>
      </w:pPr>
      <w:del w:id="3301" w:author="melan_000" w:date="2014-11-18T23:52:00Z">
        <w:r w:rsidDel="004F501A">
          <w:rPr>
            <w:i/>
          </w:rPr>
          <w:delText xml:space="preserve">Figure 6.5: C functions to interface with </w:delText>
        </w:r>
        <w:r w:rsidR="00EB2731" w:rsidDel="004F501A">
          <w:rPr>
            <w:i/>
          </w:rPr>
          <w:delText>the BRAM within the Custom IP</w:delText>
        </w:r>
      </w:del>
    </w:p>
    <w:p w:rsidR="00B122C3" w:rsidRDefault="00036C7F">
      <w:pPr>
        <w:pStyle w:val="Caption"/>
        <w:pPrChange w:id="3302" w:author="melan_000" w:date="2014-11-18T23:52:00Z">
          <w:pPr>
            <w:spacing w:after="0" w:line="240" w:lineRule="auto"/>
          </w:pPr>
        </w:pPrChange>
      </w:pPr>
      <w:ins w:id="3303" w:author="melan_000" w:date="2014-11-17T22:02:00Z">
        <w:r>
          <w:br w:type="page"/>
        </w:r>
      </w:ins>
      <w:del w:id="3304" w:author="melan_000" w:date="2014-11-17T21:58:00Z">
        <w:r w:rsidR="00B122C3" w:rsidDel="00F7539D">
          <w:br w:type="page"/>
        </w:r>
      </w:del>
    </w:p>
    <w:p w:rsidR="00B122C3" w:rsidRDefault="00A37305" w:rsidP="00D673F4">
      <w:pPr>
        <w:pStyle w:val="Heading1"/>
      </w:pPr>
      <w:bookmarkStart w:id="3305" w:name="_Toc404211021"/>
      <w:ins w:id="3306" w:author="melan_000" w:date="2014-11-18T21:43:00Z">
        <w:r>
          <w:lastRenderedPageBreak/>
          <w:t>C</w:t>
        </w:r>
      </w:ins>
      <w:del w:id="3307" w:author="melan_000" w:date="2014-11-18T21:28:00Z">
        <w:r w:rsidR="00D673F4" w:rsidDel="00411C9F">
          <w:delText>7.</w:delText>
        </w:r>
        <w:r w:rsidR="00D673F4" w:rsidDel="00411C9F">
          <w:tab/>
        </w:r>
      </w:del>
      <w:del w:id="3308" w:author="melan_000" w:date="2014-11-18T21:43:00Z">
        <w:r w:rsidR="000A13D5" w:rsidDel="00A37305">
          <w:delText>C</w:delText>
        </w:r>
      </w:del>
      <w:r w:rsidR="000A13D5">
        <w:t>onclusion</w:t>
      </w:r>
      <w:bookmarkEnd w:id="3305"/>
    </w:p>
    <w:p w:rsidR="00B122C3" w:rsidRDefault="00121E7F" w:rsidP="00B122C3">
      <w:r>
        <w:t>Now that you are comfortabl</w:t>
      </w:r>
      <w:r w:rsidR="00750853">
        <w:t xml:space="preserve">e with utilising </w:t>
      </w:r>
      <w:proofErr w:type="spellStart"/>
      <w:r w:rsidR="00750853">
        <w:t>Vivado’s</w:t>
      </w:r>
      <w:proofErr w:type="spellEnd"/>
      <w:r w:rsidR="00750853">
        <w:t xml:space="preserve"> built-</w:t>
      </w:r>
      <w:r>
        <w:t xml:space="preserve">in tools to generate and modify </w:t>
      </w:r>
      <w:r w:rsidR="00907C2C">
        <w:t>Custom</w:t>
      </w:r>
      <w:r>
        <w:t xml:space="preserve"> IP, and the design flow related to the process</w:t>
      </w:r>
      <w:r w:rsidR="00136677">
        <w:t>;</w:t>
      </w:r>
      <w:r>
        <w:t xml:space="preserve"> </w:t>
      </w:r>
      <w:r w:rsidR="00DF3BD2">
        <w:t>it’s</w:t>
      </w:r>
      <w:r>
        <w:t xml:space="preserve"> time to </w:t>
      </w:r>
      <w:r w:rsidR="00F028FC">
        <w:t xml:space="preserve">go out and design full-fledged </w:t>
      </w:r>
      <w:r w:rsidR="00DF3BD2">
        <w:t>hardware solution</w:t>
      </w:r>
      <w:ins w:id="3309" w:author="melan_000" w:date="2014-11-18T08:24:00Z">
        <w:r w:rsidR="00410471">
          <w:t>s</w:t>
        </w:r>
      </w:ins>
      <w:del w:id="3310" w:author="melan_000" w:date="2014-11-18T08:24:00Z">
        <w:r w:rsidR="00DF3BD2" w:rsidDel="00410471">
          <w:delText>s with the knowledge that you have gained in this lab</w:delText>
        </w:r>
      </w:del>
      <w:r w:rsidR="00DF3BD2">
        <w:t xml:space="preserve">. </w:t>
      </w:r>
      <w:r w:rsidR="00AB0142">
        <w:t>While designing your own solutions we have a few recommendations:</w:t>
      </w:r>
    </w:p>
    <w:p w:rsidR="00403E4B" w:rsidRDefault="00403E4B" w:rsidP="00403E4B">
      <w:pPr>
        <w:pStyle w:val="ListParagraph"/>
        <w:numPr>
          <w:ilvl w:val="0"/>
          <w:numId w:val="35"/>
        </w:numPr>
        <w:rPr>
          <w:ins w:id="3311" w:author="melan_000" w:date="2014-11-20T01:34:00Z"/>
        </w:rPr>
      </w:pPr>
      <w:r>
        <w:rPr>
          <w:b/>
        </w:rPr>
        <w:t xml:space="preserve">Simulation – </w:t>
      </w:r>
      <w:r>
        <w:t>In terms of compilation time and quality of debugging output, Simulation provides the fastest way to test</w:t>
      </w:r>
      <w:r w:rsidR="00572A27">
        <w:t xml:space="preserve"> </w:t>
      </w:r>
      <w:ins w:id="3312" w:author="melan_000" w:date="2014-11-18T08:42:00Z">
        <w:r w:rsidR="005E7B55">
          <w:t>your design</w:t>
        </w:r>
      </w:ins>
      <w:del w:id="3313" w:author="melan_000" w:date="2014-11-18T08:42:00Z">
        <w:r w:rsidR="00572A27" w:rsidDel="005E7B55">
          <w:delText>hardware</w:delText>
        </w:r>
      </w:del>
      <w:r>
        <w:t xml:space="preserve">. </w:t>
      </w:r>
      <w:del w:id="3314" w:author="melan_000" w:date="2014-11-18T08:25:00Z">
        <w:r w:rsidDel="00410471">
          <w:delText>So y</w:delText>
        </w:r>
      </w:del>
      <w:ins w:id="3315" w:author="melan_000" w:date="2014-11-18T08:25:00Z">
        <w:r w:rsidR="00410471">
          <w:t>Y</w:t>
        </w:r>
      </w:ins>
      <w:r>
        <w:t xml:space="preserve">ou should </w:t>
      </w:r>
      <w:r w:rsidR="00A853E9">
        <w:t xml:space="preserve">first </w:t>
      </w:r>
      <w:r>
        <w:t xml:space="preserve">make sure that your </w:t>
      </w:r>
      <w:del w:id="3316" w:author="melan_000" w:date="2014-11-18T08:26:00Z">
        <w:r w:rsidDel="00410471">
          <w:delText xml:space="preserve">modules </w:delText>
        </w:r>
      </w:del>
      <w:ins w:id="3317" w:author="melan_000" w:date="2014-11-18T08:26:00Z">
        <w:r w:rsidR="00410471">
          <w:t xml:space="preserve">individual components </w:t>
        </w:r>
      </w:ins>
      <w:r>
        <w:t xml:space="preserve">are flawless </w:t>
      </w:r>
      <w:ins w:id="3318" w:author="melan_000" w:date="2014-11-18T08:26:00Z">
        <w:r w:rsidR="00410471">
          <w:t>before attempting to integrate them</w:t>
        </w:r>
      </w:ins>
      <w:ins w:id="3319" w:author="melan_000" w:date="2014-11-18T08:31:00Z">
        <w:r w:rsidR="00410471">
          <w:t xml:space="preserve"> with the AXI bus</w:t>
        </w:r>
      </w:ins>
      <w:ins w:id="3320" w:author="melan_000" w:date="2014-11-18T08:26:00Z">
        <w:r w:rsidR="00410471">
          <w:t>. This will save a substantial amount of</w:t>
        </w:r>
        <w:r w:rsidR="005E7B55">
          <w:t xml:space="preserve"> time when diagnosing </w:t>
        </w:r>
        <w:r w:rsidR="00410471">
          <w:t>fault</w:t>
        </w:r>
      </w:ins>
      <w:ins w:id="3321" w:author="melan_000" w:date="2014-11-18T08:28:00Z">
        <w:r w:rsidR="00410471">
          <w:t>s</w:t>
        </w:r>
      </w:ins>
      <w:del w:id="3322" w:author="melan_000" w:date="2014-11-18T08:27:00Z">
        <w:r w:rsidDel="00410471">
          <w:delText xml:space="preserve">and then spend a bit of time at the end to integrate the VHDL </w:delText>
        </w:r>
        <w:r w:rsidR="008B7CD1" w:rsidDel="00410471">
          <w:delText>components</w:delText>
        </w:r>
        <w:r w:rsidDel="00410471">
          <w:delText xml:space="preserve"> into the AXI data flow</w:delText>
        </w:r>
      </w:del>
      <w:r>
        <w:t>.</w:t>
      </w:r>
      <w:r w:rsidR="00396422">
        <w:t xml:space="preserve"> One important </w:t>
      </w:r>
      <w:r w:rsidR="00C22BE5">
        <w:t xml:space="preserve">point to keep mind </w:t>
      </w:r>
      <w:ins w:id="3323" w:author="Shivam Garg" w:date="2014-11-26T01:31:00Z">
        <w:r w:rsidR="00AC481E">
          <w:t xml:space="preserve">of </w:t>
        </w:r>
      </w:ins>
      <w:del w:id="3324" w:author="melan_000" w:date="2014-11-18T08:28:00Z">
        <w:r w:rsidR="00C22BE5" w:rsidDel="00410471">
          <w:delText xml:space="preserve">of </w:delText>
        </w:r>
      </w:del>
      <w:r w:rsidR="00C22BE5">
        <w:t xml:space="preserve">while </w:t>
      </w:r>
      <w:ins w:id="3325" w:author="Shivam Garg" w:date="2014-11-26T01:31:00Z">
        <w:r w:rsidR="00AC481E">
          <w:t xml:space="preserve">when </w:t>
        </w:r>
      </w:ins>
      <w:del w:id="3326" w:author="Shivam Garg" w:date="2014-11-26T01:31:00Z">
        <w:r w:rsidR="00C22BE5" w:rsidDel="00AC481E">
          <w:delText xml:space="preserve">simulating </w:delText>
        </w:r>
      </w:del>
      <w:ins w:id="3327" w:author="Shivam Garg" w:date="2014-11-26T01:31:00Z">
        <w:r w:rsidR="00AC481E">
          <w:t xml:space="preserve">simulating </w:t>
        </w:r>
      </w:ins>
      <w:del w:id="3328" w:author="melan_000" w:date="2014-11-18T08:34:00Z">
        <w:r w:rsidR="00C22BE5" w:rsidDel="00410471">
          <w:delText xml:space="preserve">is that </w:delText>
        </w:r>
      </w:del>
      <w:r w:rsidR="00C22BE5">
        <w:t>on an FPGA</w:t>
      </w:r>
      <w:ins w:id="3329" w:author="Shivam Garg" w:date="2014-11-26T01:31:00Z">
        <w:r w:rsidR="00AC481E">
          <w:t>,</w:t>
        </w:r>
      </w:ins>
      <w:r w:rsidR="00C22BE5">
        <w:t xml:space="preserve"> with </w:t>
      </w:r>
      <w:r w:rsidR="00853B49">
        <w:t>clock speeds</w:t>
      </w:r>
      <w:del w:id="3330" w:author="melan_000" w:date="2014-11-18T08:28:00Z">
        <w:r w:rsidR="00853B49" w:rsidDel="00410471">
          <w:delText xml:space="preserve"> in</w:delText>
        </w:r>
      </w:del>
      <w:r w:rsidR="00853B49">
        <w:t xml:space="preserve"> </w:t>
      </w:r>
      <w:r w:rsidR="00ED6988">
        <w:t xml:space="preserve">in the </w:t>
      </w:r>
      <w:proofErr w:type="spellStart"/>
      <w:r w:rsidR="00ED6988">
        <w:t>MegaHertz</w:t>
      </w:r>
      <w:proofErr w:type="spellEnd"/>
      <w:r w:rsidR="00ED6988">
        <w:t xml:space="preserve"> range</w:t>
      </w:r>
      <w:ins w:id="3331" w:author="Shivam Garg" w:date="2014-11-26T01:31:00Z">
        <w:r w:rsidR="00AC481E">
          <w:t>,</w:t>
        </w:r>
      </w:ins>
      <w:del w:id="3332" w:author="melan_000" w:date="2014-11-18T08:34:00Z">
        <w:r w:rsidR="00C22BE5" w:rsidDel="00410471">
          <w:delText>,</w:delText>
        </w:r>
      </w:del>
      <w:r w:rsidR="00C22BE5">
        <w:t xml:space="preserve"> </w:t>
      </w:r>
      <w:ins w:id="3333" w:author="melan_000" w:date="2014-11-18T08:34:00Z">
        <w:r w:rsidR="00410471">
          <w:t xml:space="preserve">is that </w:t>
        </w:r>
      </w:ins>
      <w:r w:rsidR="00C22BE5">
        <w:t xml:space="preserve">the amount of clock cycles </w:t>
      </w:r>
      <w:r w:rsidR="007D15A8">
        <w:t>which occur within</w:t>
      </w:r>
      <w:r w:rsidR="00C22BE5">
        <w:t xml:space="preserve"> a second are more than what you could possibly view </w:t>
      </w:r>
      <w:r w:rsidR="00CA7A34">
        <w:t>within</w:t>
      </w:r>
      <w:r w:rsidR="00C22BE5">
        <w:t xml:space="preserve"> </w:t>
      </w:r>
      <w:ins w:id="3334" w:author="melan_000" w:date="2014-11-18T08:43:00Z">
        <w:r w:rsidR="00A90DA8">
          <w:t xml:space="preserve">a </w:t>
        </w:r>
      </w:ins>
      <w:r w:rsidR="00C22BE5">
        <w:t>simulation</w:t>
      </w:r>
      <w:ins w:id="3335" w:author="melan_000" w:date="2014-11-20T01:13:00Z">
        <w:r w:rsidR="00461F4A">
          <w:t xml:space="preserve"> frame</w:t>
        </w:r>
      </w:ins>
      <w:r w:rsidR="00C22BE5">
        <w:t xml:space="preserve">. </w:t>
      </w:r>
      <w:r w:rsidR="00ED6988">
        <w:t>Consequently</w:t>
      </w:r>
      <w:r w:rsidR="0044276A">
        <w:t xml:space="preserve"> ensure that your FSM</w:t>
      </w:r>
      <w:del w:id="3336" w:author="melan_000" w:date="2014-11-18T08:44:00Z">
        <w:r w:rsidR="0044276A" w:rsidDel="00A90DA8">
          <w:delText>’</w:delText>
        </w:r>
      </w:del>
      <w:r w:rsidR="0044276A">
        <w:t xml:space="preserve">s within the custom IP are initiated by </w:t>
      </w:r>
      <w:del w:id="3337" w:author="melan_000" w:date="2014-11-18T08:43:00Z">
        <w:r w:rsidR="0044276A" w:rsidDel="00A90DA8">
          <w:delText>the some</w:delText>
        </w:r>
      </w:del>
      <w:ins w:id="3338" w:author="melan_000" w:date="2014-11-18T08:43:00Z">
        <w:r w:rsidR="00A90DA8">
          <w:t>an</w:t>
        </w:r>
      </w:ins>
      <w:r w:rsidR="0044276A">
        <w:t xml:space="preserve"> AXI </w:t>
      </w:r>
      <w:del w:id="3339" w:author="melan_000" w:date="2014-11-18T08:43:00Z">
        <w:r w:rsidR="0044276A" w:rsidDel="00A90DA8">
          <w:delText>message</w:delText>
        </w:r>
      </w:del>
      <w:ins w:id="3340" w:author="melan_000" w:date="2014-11-18T08:43:00Z">
        <w:r w:rsidR="00A90DA8">
          <w:t>tra</w:t>
        </w:r>
      </w:ins>
      <w:ins w:id="3341" w:author="melan_000" w:date="2014-11-18T08:44:00Z">
        <w:r w:rsidR="00A90DA8">
          <w:t>n</w:t>
        </w:r>
      </w:ins>
      <w:ins w:id="3342" w:author="melan_000" w:date="2014-11-18T08:43:00Z">
        <w:r w:rsidR="00A90DA8">
          <w:t>saction</w:t>
        </w:r>
      </w:ins>
      <w:r w:rsidR="0044276A">
        <w:t xml:space="preserve">, and STOP when the </w:t>
      </w:r>
      <w:ins w:id="3343" w:author="melan_000" w:date="2014-11-20T01:13:00Z">
        <w:r w:rsidR="00134EC3">
          <w:t>transaction</w:t>
        </w:r>
      </w:ins>
      <w:del w:id="3344" w:author="melan_000" w:date="2014-11-20T01:13:00Z">
        <w:r w:rsidR="0044276A" w:rsidDel="00134EC3">
          <w:delText xml:space="preserve">data </w:delText>
        </w:r>
      </w:del>
      <w:del w:id="3345" w:author="melan_000" w:date="2014-11-18T08:37:00Z">
        <w:r w:rsidR="007A7878" w:rsidDel="00410471">
          <w:delText>is</w:delText>
        </w:r>
      </w:del>
      <w:del w:id="3346" w:author="melan_000" w:date="2014-11-20T01:13:00Z">
        <w:r w:rsidR="007A7878" w:rsidDel="00134EC3">
          <w:delText xml:space="preserve"> processed</w:delText>
        </w:r>
      </w:del>
      <w:ins w:id="3347" w:author="melan_000" w:date="2014-11-20T01:13:00Z">
        <w:r w:rsidR="00134EC3">
          <w:t xml:space="preserve"> has completed</w:t>
        </w:r>
      </w:ins>
      <w:ins w:id="3348" w:author="melan_000" w:date="2014-11-18T08:35:00Z">
        <w:r w:rsidR="00410471">
          <w:t xml:space="preserve">. Your FSMs should </w:t>
        </w:r>
        <w:del w:id="3349" w:author="Shivam Garg" w:date="2014-11-26T01:34:00Z">
          <w:r w:rsidR="00410471" w:rsidDel="00AC481E">
            <w:delText>not</w:delText>
          </w:r>
        </w:del>
      </w:ins>
      <w:del w:id="3350" w:author="Shivam Garg" w:date="2014-11-26T01:34:00Z">
        <w:r w:rsidR="00CC238A" w:rsidDel="00AC481E">
          <w:delText>,</w:delText>
        </w:r>
        <w:r w:rsidR="007A7878" w:rsidDel="00AC481E">
          <w:delText xml:space="preserve"> </w:delText>
        </w:r>
        <w:r w:rsidR="00CC238A" w:rsidDel="00AC481E">
          <w:delText>r</w:delText>
        </w:r>
        <w:r w:rsidR="007A7878" w:rsidDel="00AC481E">
          <w:delText>ather than keeping these FSM’s</w:delText>
        </w:r>
      </w:del>
      <w:ins w:id="3351" w:author="melan_000" w:date="2014-11-18T08:35:00Z">
        <w:del w:id="3352" w:author="Shivam Garg" w:date="2014-11-26T01:34:00Z">
          <w:r w:rsidR="00410471" w:rsidDel="00AC481E">
            <w:delText xml:space="preserve"> be</w:delText>
          </w:r>
        </w:del>
      </w:ins>
      <w:del w:id="3353" w:author="Shivam Garg" w:date="2014-11-26T01:34:00Z">
        <w:r w:rsidR="007A7878" w:rsidDel="00AC481E">
          <w:delText xml:space="preserve"> </w:delText>
        </w:r>
      </w:del>
      <w:del w:id="3354" w:author="melan_000" w:date="2014-11-18T08:36:00Z">
        <w:r w:rsidR="007A7878" w:rsidDel="00410471">
          <w:delText>spinning</w:delText>
        </w:r>
        <w:r w:rsidR="001115DB" w:rsidDel="00410471">
          <w:delText xml:space="preserve"> </w:delText>
        </w:r>
      </w:del>
      <w:del w:id="3355" w:author="Shivam Garg" w:date="2014-11-26T01:34:00Z">
        <w:r w:rsidR="001115DB" w:rsidDel="00AC481E">
          <w:delText xml:space="preserve">waiting </w:delText>
        </w:r>
      </w:del>
      <w:ins w:id="3356" w:author="Shivam Garg" w:date="2014-11-26T01:34:00Z">
        <w:r w:rsidR="00AC481E">
          <w:t xml:space="preserve">wait </w:t>
        </w:r>
      </w:ins>
      <w:r w:rsidR="001115DB">
        <w:t xml:space="preserve">for </w:t>
      </w:r>
      <w:ins w:id="3357" w:author="melan_000" w:date="2014-11-18T08:38:00Z">
        <w:r w:rsidR="00410471">
          <w:t xml:space="preserve">a second AXI transaction before </w:t>
        </w:r>
      </w:ins>
      <w:del w:id="3358" w:author="melan_000" w:date="2014-11-18T08:38:00Z">
        <w:r w:rsidR="001115DB" w:rsidDel="00410471">
          <w:delText xml:space="preserve">the Master </w:delText>
        </w:r>
      </w:del>
      <w:del w:id="3359" w:author="melan_000" w:date="2014-11-18T08:39:00Z">
        <w:r w:rsidR="001115DB" w:rsidDel="00410471">
          <w:delText xml:space="preserve">to </w:delText>
        </w:r>
      </w:del>
      <w:ins w:id="3360" w:author="melan_000" w:date="2014-11-18T08:38:00Z">
        <w:del w:id="3361" w:author="Shivam Garg" w:date="2014-11-26T01:34:00Z">
          <w:r w:rsidR="00410471" w:rsidDel="00AC481E">
            <w:delText>completing an operation</w:delText>
          </w:r>
        </w:del>
      </w:ins>
      <w:ins w:id="3362" w:author="Shivam Garg" w:date="2014-11-26T01:34:00Z">
        <w:r w:rsidR="00AC481E">
          <w:t>continuing the data processing</w:t>
        </w:r>
      </w:ins>
      <w:del w:id="3363" w:author="melan_000" w:date="2014-11-18T08:38:00Z">
        <w:r w:rsidR="001115DB" w:rsidDel="00410471">
          <w:delText>read back the data</w:delText>
        </w:r>
      </w:del>
      <w:del w:id="3364" w:author="melan_000" w:date="2014-11-18T08:39:00Z">
        <w:r w:rsidR="003A396A" w:rsidDel="00410471">
          <w:delText>.</w:delText>
        </w:r>
        <w:r w:rsidR="007A7878" w:rsidDel="00410471">
          <w:delText xml:space="preserve"> </w:delText>
        </w:r>
        <w:r w:rsidR="003A396A" w:rsidDel="00410471">
          <w:delText xml:space="preserve">Whereby </w:delText>
        </w:r>
        <w:r w:rsidR="007A7878" w:rsidDel="00410471">
          <w:delText xml:space="preserve">they may overwrite </w:delText>
        </w:r>
        <w:r w:rsidR="00ED6988" w:rsidDel="00410471">
          <w:delText>correct</w:delText>
        </w:r>
        <w:r w:rsidR="007A7878" w:rsidDel="00410471">
          <w:delText xml:space="preserve"> data simply due to the speed of the hardware</w:delText>
        </w:r>
      </w:del>
      <w:r w:rsidR="007A7878">
        <w:t>.</w:t>
      </w:r>
      <w:r w:rsidR="000D226B">
        <w:t xml:space="preserve"> This is particularly evident </w:t>
      </w:r>
      <w:r w:rsidR="00FD12C8">
        <w:t>if</w:t>
      </w:r>
      <w:r w:rsidR="000D226B">
        <w:t xml:space="preserve"> you decide to </w:t>
      </w:r>
      <w:del w:id="3365" w:author="melan_000" w:date="2014-11-18T08:41:00Z">
        <w:r w:rsidR="000D226B" w:rsidDel="00410471">
          <w:delText xml:space="preserve">print </w:delText>
        </w:r>
      </w:del>
      <w:del w:id="3366" w:author="melan_000" w:date="2014-11-18T08:40:00Z">
        <w:r w:rsidR="000D226B" w:rsidDel="00410471">
          <w:delText xml:space="preserve">out some </w:delText>
        </w:r>
      </w:del>
      <w:del w:id="3367" w:author="melan_000" w:date="2014-11-18T08:41:00Z">
        <w:r w:rsidR="000D226B" w:rsidDel="00410471">
          <w:delText>data</w:delText>
        </w:r>
      </w:del>
      <w:ins w:id="3368" w:author="melan_000" w:date="2014-11-18T08:41:00Z">
        <w:r w:rsidR="00C11CEA">
          <w:t>print characters</w:t>
        </w:r>
        <w:r w:rsidR="00410471">
          <w:t xml:space="preserve"> to the console</w:t>
        </w:r>
      </w:ins>
      <w:r w:rsidR="000D226B">
        <w:t xml:space="preserve"> </w:t>
      </w:r>
      <w:del w:id="3369" w:author="melan_000" w:date="2014-11-18T08:40:00Z">
        <w:r w:rsidR="000D226B" w:rsidDel="00410471">
          <w:delText xml:space="preserve">in </w:delText>
        </w:r>
      </w:del>
      <w:r w:rsidR="000D226B">
        <w:t xml:space="preserve">between </w:t>
      </w:r>
      <w:ins w:id="3370" w:author="melan_000" w:date="2014-11-18T08:40:00Z">
        <w:r w:rsidR="00410471">
          <w:t xml:space="preserve">reading and </w:t>
        </w:r>
      </w:ins>
      <w:r w:rsidR="000D226B">
        <w:t>writing</w:t>
      </w:r>
      <w:del w:id="3371" w:author="melan_000" w:date="2014-11-18T08:40:00Z">
        <w:r w:rsidR="000D226B" w:rsidDel="00410471">
          <w:delText xml:space="preserve"> and reading</w:delText>
        </w:r>
      </w:del>
      <w:r w:rsidR="000D226B">
        <w:t xml:space="preserve"> data</w:t>
      </w:r>
      <w:r w:rsidR="00B20B32">
        <w:t xml:space="preserve"> from the Custom IP</w:t>
      </w:r>
      <w:ins w:id="3372" w:author="melan_000" w:date="2014-11-18T08:41:00Z">
        <w:r w:rsidR="00410471">
          <w:t>.</w:t>
        </w:r>
      </w:ins>
      <w:ins w:id="3373" w:author="melan_000" w:date="2014-11-18T08:40:00Z">
        <w:r w:rsidR="00410471">
          <w:t xml:space="preserve"> </w:t>
        </w:r>
      </w:ins>
      <w:ins w:id="3374" w:author="melan_000" w:date="2014-11-18T08:41:00Z">
        <w:r w:rsidR="00C11CEA">
          <w:t>A</w:t>
        </w:r>
      </w:ins>
      <w:del w:id="3375" w:author="melan_000" w:date="2014-11-18T08:41:00Z">
        <w:r w:rsidR="000D226B" w:rsidDel="00C11CEA">
          <w:delText>, whereby a</w:delText>
        </w:r>
      </w:del>
      <w:r w:rsidR="000D226B">
        <w:t xml:space="preserve"> large amount of clock cycles will be used </w:t>
      </w:r>
      <w:r w:rsidR="00FD12C8">
        <w:t xml:space="preserve">up </w:t>
      </w:r>
      <w:r w:rsidR="000D226B">
        <w:t>writing out to the UAR</w:t>
      </w:r>
      <w:r w:rsidR="003A295D">
        <w:t xml:space="preserve">T, thus distorting perception of time </w:t>
      </w:r>
      <w:ins w:id="3376" w:author="Shivam Garg" w:date="2014-11-26T01:36:00Z">
        <w:r w:rsidR="00D3471B">
          <w:t xml:space="preserve">elapsed </w:t>
        </w:r>
      </w:ins>
      <w:r w:rsidR="003A295D">
        <w:t xml:space="preserve">between the two </w:t>
      </w:r>
      <w:ins w:id="3377" w:author="melan_000" w:date="2014-11-18T08:41:00Z">
        <w:r w:rsidR="00C11CEA">
          <w:t>AXI transaction</w:t>
        </w:r>
      </w:ins>
      <w:del w:id="3378" w:author="melan_000" w:date="2014-11-18T08:42:00Z">
        <w:r w:rsidR="003A295D" w:rsidDel="00C11CEA">
          <w:delText>operation</w:delText>
        </w:r>
      </w:del>
      <w:r w:rsidR="003A295D">
        <w:t>s.</w:t>
      </w:r>
    </w:p>
    <w:p w:rsidR="00E23996" w:rsidRDefault="00E23996" w:rsidP="00403E4B">
      <w:pPr>
        <w:pStyle w:val="ListParagraph"/>
        <w:numPr>
          <w:ilvl w:val="0"/>
          <w:numId w:val="35"/>
        </w:numPr>
        <w:rPr>
          <w:ins w:id="3379" w:author="melan_000" w:date="2014-11-20T01:33:00Z"/>
        </w:rPr>
      </w:pPr>
      <w:ins w:id="3380" w:author="melan_000" w:date="2014-11-20T01:34:00Z">
        <w:r>
          <w:rPr>
            <w:b/>
          </w:rPr>
          <w:t xml:space="preserve">Debug – </w:t>
        </w:r>
        <w:r>
          <w:t xml:space="preserve">If your hardware is not working the way you envisioned (despite simulations telling you otherwise) one method of identifying the problem is to set all relevant signals as outputs to the Toplevel of the Custom IP. Then, utilising the knowledge gained in lab2 of Advanced Embedded </w:t>
        </w:r>
        <w:proofErr w:type="gramStart"/>
        <w:r>
          <w:t>Design,</w:t>
        </w:r>
        <w:proofErr w:type="gramEnd"/>
        <w:r>
          <w:t xml:space="preserve"> set all of these ports as debug. Once you have assigned the debug cores, set the waveform to trigger on a change in one of the AXI signals and run through your software, and finally analyse the waveform to work out where the issue lies. This approach has been tried and found to be much faster at identifying problems than trying to simulate your Toplevel/Custom IP individually since that approach involves having to “simulate” Master AXI behaviour!</w:t>
        </w:r>
      </w:ins>
    </w:p>
    <w:p w:rsidR="00127863" w:rsidRPr="00403E4B" w:rsidDel="00127863" w:rsidRDefault="00127863">
      <w:pPr>
        <w:pStyle w:val="ListParagraph"/>
        <w:rPr>
          <w:del w:id="3381" w:author="melan_000" w:date="2014-11-20T01:34:00Z"/>
        </w:rPr>
        <w:pPrChange w:id="3382" w:author="melan_000" w:date="2014-11-20T01:34:00Z">
          <w:pPr>
            <w:pStyle w:val="ListParagraph"/>
            <w:numPr>
              <w:numId w:val="35"/>
            </w:numPr>
            <w:ind w:hanging="360"/>
          </w:pPr>
        </w:pPrChange>
      </w:pPr>
    </w:p>
    <w:p w:rsidR="00810AF4" w:rsidRPr="00B122C3" w:rsidDel="00E5335D" w:rsidRDefault="00B644BD">
      <w:pPr>
        <w:pStyle w:val="ListParagraph"/>
        <w:rPr>
          <w:del w:id="3383" w:author="melan_000" w:date="2014-11-20T01:25:00Z"/>
        </w:rPr>
        <w:pPrChange w:id="3384" w:author="melan_000" w:date="2014-11-20T01:34:00Z">
          <w:pPr>
            <w:pStyle w:val="ListParagraph"/>
            <w:numPr>
              <w:numId w:val="35"/>
            </w:numPr>
            <w:ind w:hanging="360"/>
          </w:pPr>
        </w:pPrChange>
      </w:pPr>
      <w:del w:id="3385" w:author="melan_000" w:date="2014-11-20T01:34:00Z">
        <w:r w:rsidRPr="00127863" w:rsidDel="00127863">
          <w:rPr>
            <w:b/>
          </w:rPr>
          <w:delText>D</w:delText>
        </w:r>
      </w:del>
      <w:del w:id="3386" w:author="melan_000" w:date="2014-11-20T01:33:00Z">
        <w:r w:rsidRPr="00127863" w:rsidDel="00127863">
          <w:rPr>
            <w:b/>
          </w:rPr>
          <w:delText xml:space="preserve">ebug </w:delText>
        </w:r>
        <w:r w:rsidR="00A178F0" w:rsidRPr="00127863" w:rsidDel="00127863">
          <w:rPr>
            <w:b/>
          </w:rPr>
          <w:delText>–</w:delText>
        </w:r>
        <w:r w:rsidRPr="00127863" w:rsidDel="00127863">
          <w:rPr>
            <w:b/>
          </w:rPr>
          <w:delText xml:space="preserve"> </w:delText>
        </w:r>
        <w:r w:rsidR="00A178F0" w:rsidDel="00127863">
          <w:delText xml:space="preserve">If your hardware is not working the way you envisioned </w:delText>
        </w:r>
        <w:r w:rsidR="002F610E" w:rsidDel="00127863">
          <w:delText xml:space="preserve">(despite simulations telling you otherwise) </w:delText>
        </w:r>
        <w:r w:rsidR="004C3AB2" w:rsidDel="00127863">
          <w:delText xml:space="preserve">one method of </w:delText>
        </w:r>
        <w:r w:rsidR="00A178F0" w:rsidDel="00127863">
          <w:delText xml:space="preserve">identifying the problem </w:delText>
        </w:r>
        <w:r w:rsidR="0048406A" w:rsidDel="00127863">
          <w:delText xml:space="preserve">is to set all relevant signals as </w:delText>
        </w:r>
        <w:r w:rsidR="00BC6652" w:rsidDel="00127863">
          <w:delText>outputs t</w:delText>
        </w:r>
        <w:r w:rsidR="00377B11" w:rsidDel="00127863">
          <w:delText xml:space="preserve">o the </w:delText>
        </w:r>
        <w:r w:rsidR="00750853" w:rsidDel="00127863">
          <w:delText>T</w:delText>
        </w:r>
        <w:r w:rsidR="00377B11" w:rsidDel="00127863">
          <w:delText xml:space="preserve">oplevel of the </w:delText>
        </w:r>
        <w:r w:rsidR="00907C2C" w:rsidDel="00127863">
          <w:delText>Custom</w:delText>
        </w:r>
        <w:r w:rsidR="00377B11" w:rsidDel="00127863">
          <w:delText xml:space="preserve"> IP. T</w:delText>
        </w:r>
        <w:r w:rsidR="00BC6652" w:rsidDel="00127863">
          <w:delText>hen</w:delText>
        </w:r>
        <w:r w:rsidR="00750853" w:rsidDel="00127863">
          <w:delText>,</w:delText>
        </w:r>
        <w:r w:rsidR="00BC6652" w:rsidDel="00127863">
          <w:delText xml:space="preserve"> </w:delText>
        </w:r>
        <w:r w:rsidR="004C0B21" w:rsidDel="00127863">
          <w:delText xml:space="preserve">utilising knowledge </w:delText>
        </w:r>
      </w:del>
      <w:del w:id="3387" w:author="melan_000" w:date="2014-11-18T08:30:00Z">
        <w:r w:rsidR="004C0B21" w:rsidDel="00410471">
          <w:delText xml:space="preserve">the </w:delText>
        </w:r>
      </w:del>
      <w:del w:id="3388" w:author="melan_000" w:date="2014-11-20T01:33:00Z">
        <w:r w:rsidR="004C0B21" w:rsidDel="00127863">
          <w:delText xml:space="preserve">gained in </w:delText>
        </w:r>
        <w:r w:rsidR="00D80E38" w:rsidDel="00127863">
          <w:delText xml:space="preserve">lab2 of </w:delText>
        </w:r>
        <w:r w:rsidR="004C0B21" w:rsidDel="00127863">
          <w:delText xml:space="preserve">Advanced </w:delText>
        </w:r>
        <w:r w:rsidR="00D80E38" w:rsidDel="00127863">
          <w:delText>E</w:delText>
        </w:r>
        <w:r w:rsidR="00A80A6D" w:rsidDel="00127863">
          <w:delText xml:space="preserve">mbedded </w:delText>
        </w:r>
        <w:r w:rsidR="00D80E38" w:rsidDel="00127863">
          <w:delText>D</w:delText>
        </w:r>
        <w:r w:rsidR="00A80A6D" w:rsidDel="00127863">
          <w:delText>esign</w:delText>
        </w:r>
        <w:r w:rsidR="004D3C67" w:rsidDel="00127863">
          <w:delText>,</w:delText>
        </w:r>
        <w:r w:rsidR="00576125" w:rsidDel="00127863">
          <w:delText xml:space="preserve"> set</w:delText>
        </w:r>
        <w:r w:rsidR="00EA58FD" w:rsidDel="00127863">
          <w:delText xml:space="preserve"> all of these</w:delText>
        </w:r>
        <w:r w:rsidR="00576125" w:rsidDel="00127863">
          <w:delText xml:space="preserve"> ports as debug</w:delText>
        </w:r>
        <w:r w:rsidR="00D80E38" w:rsidDel="00127863">
          <w:delText>.</w:delText>
        </w:r>
        <w:r w:rsidR="001B3B80" w:rsidDel="00127863">
          <w:delText xml:space="preserve"> Once you have assigned the </w:delText>
        </w:r>
        <w:r w:rsidR="00AA050A" w:rsidDel="00127863">
          <w:delText>debug cores</w:delText>
        </w:r>
        <w:r w:rsidR="001B3B80" w:rsidDel="00127863">
          <w:delText xml:space="preserve">, set the waveform to trigger on a change in one of the AXI signals and </w:delText>
        </w:r>
        <w:r w:rsidR="00AA050A" w:rsidDel="00127863">
          <w:delText>run through your software, and finally analyse the waveform to work out where the issue</w:delText>
        </w:r>
      </w:del>
      <w:del w:id="3389" w:author="melan_000" w:date="2014-11-20T01:14:00Z">
        <w:r w:rsidR="00AA050A" w:rsidDel="00134EC3">
          <w:delText>s</w:delText>
        </w:r>
      </w:del>
      <w:del w:id="3390" w:author="melan_000" w:date="2014-11-20T01:33:00Z">
        <w:r w:rsidR="00F857AF" w:rsidDel="00127863">
          <w:delText xml:space="preserve"> </w:delText>
        </w:r>
        <w:r w:rsidR="005B18F4" w:rsidDel="00127863">
          <w:delText xml:space="preserve">lie. This approach has been tried and found to be much faster at identifying problems than trying to simulate your </w:delText>
        </w:r>
      </w:del>
      <w:del w:id="3391" w:author="melan_000" w:date="2014-11-19T09:09:00Z">
        <w:r w:rsidR="005B18F4" w:rsidDel="004A43EF">
          <w:delText>t</w:delText>
        </w:r>
      </w:del>
      <w:del w:id="3392" w:author="melan_000" w:date="2014-11-20T01:33:00Z">
        <w:r w:rsidR="005B18F4" w:rsidDel="00127863">
          <w:delText>oplevel/</w:delText>
        </w:r>
        <w:r w:rsidR="00907C2C" w:rsidDel="00127863">
          <w:delText>Custom</w:delText>
        </w:r>
        <w:r w:rsidR="005B18F4" w:rsidDel="00127863">
          <w:delText xml:space="preserve"> IP individually</w:delText>
        </w:r>
      </w:del>
      <w:del w:id="3393" w:author="melan_000" w:date="2014-11-20T01:15:00Z">
        <w:r w:rsidR="005B18F4" w:rsidDel="00134EC3">
          <w:delText>,</w:delText>
        </w:r>
      </w:del>
      <w:del w:id="3394" w:author="melan_000" w:date="2014-11-20T01:33:00Z">
        <w:r w:rsidR="005B18F4" w:rsidDel="00127863">
          <w:delText xml:space="preserve"> since </w:delText>
        </w:r>
        <w:r w:rsidR="004D3C67" w:rsidDel="00127863">
          <w:delText>that approach</w:delText>
        </w:r>
        <w:r w:rsidR="005B18F4" w:rsidDel="00127863">
          <w:delText xml:space="preserve"> involves having to “simulate” </w:delText>
        </w:r>
        <w:r w:rsidR="000B5DE5" w:rsidDel="00127863">
          <w:delText>Master</w:delText>
        </w:r>
        <w:r w:rsidR="005B18F4" w:rsidDel="00127863">
          <w:delText xml:space="preserve"> </w:delText>
        </w:r>
        <w:r w:rsidR="007B77D5" w:rsidDel="00127863">
          <w:delText>AXI behaviour</w:delText>
        </w:r>
        <w:r w:rsidR="004D3C67" w:rsidDel="00127863">
          <w:delText>!</w:delText>
        </w:r>
      </w:del>
    </w:p>
    <w:p w:rsidR="0015291C" w:rsidDel="00E5335D" w:rsidRDefault="00537AF9">
      <w:pPr>
        <w:pStyle w:val="ListParagraph"/>
        <w:rPr>
          <w:del w:id="3395" w:author="melan_000" w:date="2014-11-20T01:25:00Z"/>
        </w:rPr>
        <w:pPrChange w:id="3396" w:author="melan_000" w:date="2014-11-20T01:34:00Z">
          <w:pPr>
            <w:tabs>
              <w:tab w:val="left" w:pos="5998"/>
            </w:tabs>
          </w:pPr>
        </w:pPrChange>
      </w:pPr>
      <w:del w:id="3397" w:author="melan_000" w:date="2014-11-20T01:25:00Z">
        <w:r w:rsidDel="00E5335D">
          <w:tab/>
        </w:r>
      </w:del>
    </w:p>
    <w:p w:rsidR="0015291C" w:rsidDel="00E5335D" w:rsidRDefault="0015291C">
      <w:pPr>
        <w:pStyle w:val="ListParagraph"/>
        <w:rPr>
          <w:del w:id="3398" w:author="melan_000" w:date="2014-11-20T01:25:00Z"/>
        </w:rPr>
        <w:pPrChange w:id="3399" w:author="melan_000" w:date="2014-11-20T01:34:00Z">
          <w:pPr/>
        </w:pPrChange>
      </w:pPr>
    </w:p>
    <w:p w:rsidR="0015291C" w:rsidDel="00127863" w:rsidRDefault="00206880">
      <w:pPr>
        <w:pStyle w:val="ListParagraph"/>
        <w:rPr>
          <w:del w:id="3400" w:author="melan_000" w:date="2014-11-20T01:34:00Z"/>
          <w:rFonts w:asciiTheme="majorHAnsi" w:eastAsiaTheme="majorEastAsia" w:hAnsiTheme="majorHAnsi" w:cstheme="majorBidi"/>
          <w:bCs/>
          <w:color w:val="4F81BD" w:themeColor="accent1"/>
          <w:sz w:val="26"/>
          <w:szCs w:val="26"/>
        </w:rPr>
        <w:pPrChange w:id="3401" w:author="melan_000" w:date="2014-11-20T01:34:00Z">
          <w:pPr/>
        </w:pPrChange>
      </w:pPr>
      <w:del w:id="3402" w:author="melan_000" w:date="2014-11-20T01:25:00Z">
        <w:r w:rsidDel="00E5335D">
          <w:br w:type="page"/>
        </w:r>
      </w:del>
    </w:p>
    <w:p w:rsidR="00E5335D" w:rsidRPr="00127863" w:rsidRDefault="00E5335D">
      <w:pPr>
        <w:pStyle w:val="ListParagraph"/>
        <w:rPr>
          <w:ins w:id="3403" w:author="melan_000" w:date="2014-11-20T01:25:00Z"/>
          <w:rFonts w:asciiTheme="majorHAnsi" w:eastAsiaTheme="majorEastAsia" w:hAnsiTheme="majorHAnsi" w:cstheme="majorBidi"/>
          <w:color w:val="17365D" w:themeColor="text2" w:themeShade="BF"/>
          <w:spacing w:val="5"/>
          <w:kern w:val="28"/>
          <w:sz w:val="52"/>
          <w:szCs w:val="52"/>
        </w:rPr>
        <w:pPrChange w:id="3404" w:author="melan_000" w:date="2014-11-20T01:34:00Z">
          <w:pPr>
            <w:spacing w:after="0" w:line="240" w:lineRule="auto"/>
          </w:pPr>
        </w:pPrChange>
      </w:pPr>
    </w:p>
    <w:p w:rsidR="00127863" w:rsidRDefault="00127863">
      <w:pPr>
        <w:spacing w:after="0" w:line="240" w:lineRule="auto"/>
        <w:rPr>
          <w:ins w:id="3405" w:author="melan_000" w:date="2014-11-20T01:34:00Z"/>
          <w:rFonts w:asciiTheme="majorHAnsi" w:eastAsiaTheme="majorEastAsia" w:hAnsiTheme="majorHAnsi" w:cstheme="majorBidi"/>
          <w:color w:val="17365D" w:themeColor="text2" w:themeShade="BF"/>
          <w:spacing w:val="5"/>
          <w:kern w:val="28"/>
          <w:sz w:val="52"/>
          <w:szCs w:val="52"/>
        </w:rPr>
      </w:pPr>
      <w:ins w:id="3406" w:author="melan_000" w:date="2014-11-20T01:34:00Z">
        <w:r>
          <w:br w:type="page"/>
        </w:r>
      </w:ins>
    </w:p>
    <w:p w:rsidR="0015291C" w:rsidRDefault="00206880">
      <w:pPr>
        <w:pStyle w:val="Title"/>
      </w:pPr>
      <w:r>
        <w:lastRenderedPageBreak/>
        <w:t>References</w:t>
      </w:r>
    </w:p>
    <w:p w:rsidR="0015291C" w:rsidRDefault="00206880">
      <w:r>
        <w:t xml:space="preserve">[1] Xilinx </w:t>
      </w:r>
      <w:r w:rsidR="00907C2C">
        <w:t>Custom</w:t>
      </w:r>
      <w:r>
        <w:t xml:space="preserve"> IP guide, slightly outdated but quite comprehensive guide to </w:t>
      </w:r>
      <w:r w:rsidR="00907C2C">
        <w:t>Custom</w:t>
      </w:r>
      <w:r>
        <w:t xml:space="preserve"> IP</w:t>
      </w:r>
    </w:p>
    <w:p w:rsidR="0015291C" w:rsidRDefault="00DB12CB">
      <w:hyperlink r:id="rId53" w:history="1">
        <w:r w:rsidR="00206880">
          <w:rPr>
            <w:rStyle w:val="Hyperlink"/>
          </w:rPr>
          <w:t>http://www.xilinx.com/support/documentation/application_notes/xapp1168-axi-ip-integrator.pdf</w:t>
        </w:r>
      </w:hyperlink>
    </w:p>
    <w:p w:rsidR="0015291C" w:rsidRDefault="00206880">
      <w:r>
        <w:t>[2] AXI reference guide</w:t>
      </w:r>
    </w:p>
    <w:p w:rsidR="0015291C" w:rsidRDefault="00DB12CB">
      <w:hyperlink r:id="rId54" w:history="1">
        <w:r w:rsidR="00206880">
          <w:rPr>
            <w:rStyle w:val="Hyperlink"/>
          </w:rPr>
          <w:t>http://www.xilinx.com/support/documentation/ip_documentation/ug761_axi_reference_guide.pdf</w:t>
        </w:r>
      </w:hyperlink>
    </w:p>
    <w:p w:rsidR="0015291C" w:rsidRDefault="00206880">
      <w:r>
        <w:t xml:space="preserve">[3] </w:t>
      </w:r>
      <w:proofErr w:type="spellStart"/>
      <w:r>
        <w:t>Xillinx</w:t>
      </w:r>
      <w:proofErr w:type="spellEnd"/>
      <w:r>
        <w:t xml:space="preserve"> AXI Interconnect</w:t>
      </w:r>
    </w:p>
    <w:p w:rsidR="0015291C" w:rsidRDefault="00DB12CB">
      <w:hyperlink r:id="rId55" w:history="1">
        <w:r w:rsidR="00206880">
          <w:rPr>
            <w:rStyle w:val="Hyperlink"/>
          </w:rPr>
          <w:t>http://www.xilinx.com/support/documentation/ip_documentation/axi_interconnect/v2_1/pg059-axi-interconnect.pdf</w:t>
        </w:r>
      </w:hyperlink>
    </w:p>
    <w:p w:rsidR="0015291C" w:rsidRDefault="00206880">
      <w:r>
        <w:t>[4] Zedboard user manual</w:t>
      </w:r>
    </w:p>
    <w:p w:rsidR="0015291C" w:rsidRDefault="00DB12CB">
      <w:hyperlink r:id="rId56" w:history="1">
        <w:r w:rsidR="00206880">
          <w:rPr>
            <w:rStyle w:val="Hyperlink"/>
          </w:rPr>
          <w:t>http://www.zedboard.org/sites/default/files/ZedBoard_HW_UG_v1_1.pdf</w:t>
        </w:r>
      </w:hyperlink>
    </w:p>
    <w:p w:rsidR="00206880" w:rsidRDefault="00836C17">
      <w:r>
        <w:t xml:space="preserve">[5] Block </w:t>
      </w:r>
      <w:r w:rsidR="0048464D">
        <w:t>and distributed RAM’s on Xilinx</w:t>
      </w:r>
    </w:p>
    <w:p w:rsidR="0048464D" w:rsidRDefault="00DB12CB">
      <w:hyperlink r:id="rId57" w:history="1">
        <w:r w:rsidR="0048464D" w:rsidRPr="00EF2D8A">
          <w:rPr>
            <w:rStyle w:val="Hyperlink"/>
          </w:rPr>
          <w:t>http://vhdlguru.blogspot.com.au/2011/01/block-and-distributed-rams-on-xilinx.html</w:t>
        </w:r>
      </w:hyperlink>
    </w:p>
    <w:p w:rsidR="0048464D" w:rsidRDefault="0048464D"/>
    <w:p w:rsidR="00462685" w:rsidRDefault="00462685">
      <w:pPr>
        <w:spacing w:after="0" w:line="240" w:lineRule="auto"/>
      </w:pPr>
      <w:r>
        <w:br w:type="page"/>
      </w:r>
    </w:p>
    <w:p w:rsidR="00462685" w:rsidRDefault="00462685" w:rsidP="00462685">
      <w:pPr>
        <w:pStyle w:val="Title"/>
      </w:pPr>
      <w:r>
        <w:lastRenderedPageBreak/>
        <w:t>Appendix</w:t>
      </w:r>
    </w:p>
    <w:p w:rsidR="00462685" w:rsidRDefault="00462685" w:rsidP="00462685">
      <w:pPr>
        <w:pStyle w:val="Subtitle"/>
      </w:pPr>
      <w:r>
        <w:t>Appendix A (Timer Solution)</w:t>
      </w:r>
    </w:p>
    <w:p w:rsidR="00462685"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8000"/>
          <w:sz w:val="20"/>
          <w:szCs w:val="20"/>
          <w:lang w:eastAsia="en-AU"/>
        </w:rPr>
        <w:t>--Timer implementation</w:t>
      </w:r>
      <w:r w:rsidR="002F0B69">
        <w:rPr>
          <w:rFonts w:ascii="Courier New" w:eastAsia="Times New Roman" w:hAnsi="Courier New" w:cs="Courier New"/>
          <w:color w:val="008000"/>
          <w:sz w:val="20"/>
          <w:szCs w:val="20"/>
          <w:lang w:eastAsia="en-AU"/>
        </w:rPr>
        <w:t>: uses the dataout0 signal to represent</w:t>
      </w:r>
    </w:p>
    <w:p w:rsid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--the current value which has been written to the timer’s control</w:t>
      </w:r>
    </w:p>
    <w:p w:rsidR="002F0B69" w:rsidRPr="002F0B69" w:rsidRDefault="00957667" w:rsidP="00462685">
      <w:pPr>
        <w:shd w:val="clear" w:color="auto" w:fill="FFFFFF"/>
        <w:spacing w:after="0" w:line="240" w:lineRule="auto"/>
        <w:rPr>
          <w:rFonts w:ascii="Courier New" w:eastAsia="Times New Roman" w:hAnsi="Courier New" w:cs="Courier New"/>
          <w:color w:val="008000"/>
          <w:sz w:val="20"/>
          <w:szCs w:val="20"/>
          <w:lang w:eastAsia="en-AU"/>
        </w:rPr>
      </w:pPr>
      <w:r>
        <w:rPr>
          <w:rFonts w:ascii="Courier New" w:eastAsia="Times New Roman" w:hAnsi="Courier New" w:cs="Courier New"/>
          <w:color w:val="008000"/>
          <w:sz w:val="20"/>
          <w:szCs w:val="20"/>
          <w:lang w:eastAsia="en-AU"/>
        </w:rPr>
        <w:t xml:space="preserve"> </w:t>
      </w:r>
      <w:r w:rsidR="002F0B69">
        <w:rPr>
          <w:rFonts w:ascii="Courier New" w:eastAsia="Times New Roman" w:hAnsi="Courier New" w:cs="Courier New"/>
          <w:color w:val="008000"/>
          <w:sz w:val="20"/>
          <w:szCs w:val="20"/>
          <w:lang w:eastAsia="en-AU"/>
        </w:rPr>
        <w:t>--register. And datain0 signal to output the timer value.</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roofErr w:type="gramEnd"/>
      <w:r w:rsidR="00462685" w:rsidRPr="00462685">
        <w:rPr>
          <w:rFonts w:ascii="Courier New" w:eastAsia="Times New Roman" w:hAnsi="Courier New" w:cs="Courier New"/>
          <w:color w:val="000000"/>
          <w:sz w:val="20"/>
          <w:szCs w:val="20"/>
          <w:lang w:eastAsia="en-AU"/>
        </w:rPr>
        <w:t>clk</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p>
    <w:p w:rsidR="00462685" w:rsidRPr="00462685" w:rsidRDefault="00957667"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begin</w:t>
      </w:r>
      <w:proofErr w:type="gramEnd"/>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8000"/>
          <w:sz w:val="20"/>
          <w:szCs w:val="20"/>
          <w:lang w:eastAsia="en-AU"/>
        </w:rPr>
        <w:t>--"asynchronous" reset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b/>
          <w:bCs/>
          <w:color w:val="0000FF"/>
          <w:sz w:val="20"/>
          <w:szCs w:val="20"/>
          <w:lang w:eastAsia="en-AU"/>
        </w:rPr>
        <w:t>others</w:t>
      </w:r>
      <w:r w:rsidR="00462685" w:rsidRPr="00462685">
        <w:rPr>
          <w:rFonts w:ascii="Courier New" w:eastAsia="Times New Roman" w:hAnsi="Courier New" w:cs="Courier New"/>
          <w:b/>
          <w:bCs/>
          <w:color w:val="000080"/>
          <w:sz w:val="20"/>
          <w:szCs w:val="20"/>
          <w:lang w:eastAsia="en-AU"/>
        </w:rPr>
        <w:t>=&gt;</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else</w:t>
      </w:r>
      <w:proofErr w:type="gramEnd"/>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b/>
          <w:bCs/>
          <w:color w:val="0080FF"/>
          <w:sz w:val="20"/>
          <w:szCs w:val="20"/>
          <w:lang w:eastAsia="en-AU"/>
        </w:rPr>
        <w:t>rising_edge</w:t>
      </w:r>
      <w:proofErr w:type="spellEnd"/>
      <w:r w:rsidR="00462685" w:rsidRPr="00462685">
        <w:rPr>
          <w:rFonts w:ascii="Courier New" w:eastAsia="Times New Roman" w:hAnsi="Courier New" w:cs="Courier New"/>
          <w:b/>
          <w:bCs/>
          <w:color w:val="000080"/>
          <w:sz w:val="20"/>
          <w:szCs w:val="20"/>
          <w:lang w:eastAsia="en-AU"/>
        </w:rPr>
        <w:t>(</w:t>
      </w:r>
      <w:proofErr w:type="spellStart"/>
      <w:r w:rsidR="00462685" w:rsidRPr="00462685">
        <w:rPr>
          <w:rFonts w:ascii="Courier New" w:eastAsia="Times New Roman" w:hAnsi="Courier New" w:cs="Courier New"/>
          <w:color w:val="000000"/>
          <w:sz w:val="20"/>
          <w:szCs w:val="20"/>
          <w:lang w:eastAsia="en-AU"/>
        </w:rPr>
        <w:t>clk</w:t>
      </w:r>
      <w:proofErr w:type="spellEnd"/>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if</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dataout0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FF8000"/>
          <w:sz w:val="20"/>
          <w:szCs w:val="20"/>
          <w:lang w:eastAsia="en-AU"/>
        </w:rPr>
        <w:t>0</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FF8000"/>
          <w:sz w:val="20"/>
          <w:szCs w:val="20"/>
          <w:lang w:eastAsia="en-AU"/>
        </w:rPr>
        <w:t>1</w:t>
      </w:r>
      <w:r w:rsidR="00462685" w:rsidRPr="00462685">
        <w:rPr>
          <w:rFonts w:ascii="Courier New" w:eastAsia="Times New Roman" w:hAnsi="Courier New" w:cs="Courier New"/>
          <w:color w:val="000000"/>
          <w:sz w:val="20"/>
          <w:szCs w:val="20"/>
          <w:lang w:eastAsia="en-AU"/>
        </w:rPr>
        <w:t>'</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then</w:t>
      </w:r>
    </w:p>
    <w:p w:rsidR="00462685" w:rsidRPr="00462685" w:rsidRDefault="001D238C"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r w:rsidR="00462685" w:rsidRPr="00462685">
        <w:rPr>
          <w:rFonts w:ascii="Courier New" w:eastAsia="Times New Roman" w:hAnsi="Courier New" w:cs="Courier New"/>
          <w:color w:val="000000"/>
          <w:sz w:val="20"/>
          <w:szCs w:val="20"/>
          <w:lang w:eastAsia="en-AU"/>
        </w:rPr>
        <w:t xml:space="preserve">timer32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 </w:t>
      </w:r>
      <w:r w:rsidR="00462685" w:rsidRPr="00462685">
        <w:rPr>
          <w:rFonts w:ascii="Courier New" w:eastAsia="Times New Roman" w:hAnsi="Courier New" w:cs="Courier New"/>
          <w:b/>
          <w:bCs/>
          <w:color w:val="000080"/>
          <w:sz w:val="20"/>
          <w:szCs w:val="20"/>
          <w:lang w:eastAsia="en-AU"/>
        </w:rPr>
        <w:t>+</w:t>
      </w:r>
      <w:r w:rsidR="00462685" w:rsidRPr="00462685">
        <w:rPr>
          <w:rFonts w:ascii="Courier New" w:eastAsia="Times New Roman" w:hAnsi="Courier New" w:cs="Courier New"/>
          <w:color w:val="000000"/>
          <w:sz w:val="20"/>
          <w:szCs w:val="20"/>
          <w:lang w:eastAsia="en-AU"/>
        </w:rPr>
        <w:t xml:space="preserve"> X</w:t>
      </w:r>
      <w:r w:rsidR="00462685" w:rsidRPr="00462685">
        <w:rPr>
          <w:rFonts w:ascii="Courier New" w:eastAsia="Times New Roman" w:hAnsi="Courier New" w:cs="Courier New"/>
          <w:color w:val="808080"/>
          <w:sz w:val="20"/>
          <w:szCs w:val="20"/>
          <w:lang w:eastAsia="en-AU"/>
        </w:rPr>
        <w:t>"00000001"</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89549E"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r w:rsidR="000E621B">
        <w:rPr>
          <w:rFonts w:ascii="Courier New" w:eastAsia="Times New Roman" w:hAnsi="Courier New" w:cs="Courier New"/>
          <w:color w:val="000000"/>
          <w:sz w:val="20"/>
          <w:szCs w:val="20"/>
          <w:lang w:eastAsia="en-AU"/>
        </w:rPr>
        <w:tab/>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Pr="00462685" w:rsidRDefault="004A7B36" w:rsidP="00462685">
      <w:pPr>
        <w:shd w:val="clear" w:color="auto" w:fill="FFFFFF"/>
        <w:spacing w:after="0" w:line="240" w:lineRule="auto"/>
        <w:rPr>
          <w:rFonts w:ascii="Courier New" w:eastAsia="Times New Roman" w:hAnsi="Courier New" w:cs="Courier New"/>
          <w:color w:val="00000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if</w:t>
      </w:r>
      <w:r w:rsidR="00462685" w:rsidRPr="00462685">
        <w:rPr>
          <w:rFonts w:ascii="Courier New" w:eastAsia="Times New Roman" w:hAnsi="Courier New" w:cs="Courier New"/>
          <w:b/>
          <w:bCs/>
          <w:color w:val="000080"/>
          <w:sz w:val="20"/>
          <w:szCs w:val="20"/>
          <w:lang w:eastAsia="en-AU"/>
        </w:rPr>
        <w:t>;</w:t>
      </w:r>
    </w:p>
    <w:p w:rsidR="00462685" w:rsidRDefault="00957667" w:rsidP="00462685">
      <w:pPr>
        <w:shd w:val="clear" w:color="auto" w:fill="FFFFFF"/>
        <w:spacing w:after="0" w:line="240" w:lineRule="auto"/>
        <w:rPr>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proofErr w:type="gramStart"/>
      <w:r w:rsidR="00462685" w:rsidRPr="00462685">
        <w:rPr>
          <w:rFonts w:ascii="Courier New" w:eastAsia="Times New Roman" w:hAnsi="Courier New" w:cs="Courier New"/>
          <w:b/>
          <w:bCs/>
          <w:color w:val="0000FF"/>
          <w:sz w:val="20"/>
          <w:szCs w:val="20"/>
          <w:lang w:eastAsia="en-AU"/>
        </w:rPr>
        <w:t>end</w:t>
      </w:r>
      <w:proofErr w:type="gramEnd"/>
      <w:r w:rsidR="00462685" w:rsidRPr="00462685">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b/>
          <w:bCs/>
          <w:color w:val="0000FF"/>
          <w:sz w:val="20"/>
          <w:szCs w:val="20"/>
          <w:lang w:eastAsia="en-AU"/>
        </w:rPr>
        <w:t>process</w:t>
      </w:r>
      <w:r w:rsidR="00462685" w:rsidRPr="00462685">
        <w:rPr>
          <w:rFonts w:ascii="Courier New" w:eastAsia="Times New Roman" w:hAnsi="Courier New" w:cs="Courier New"/>
          <w:b/>
          <w:bCs/>
          <w:color w:val="000080"/>
          <w:sz w:val="20"/>
          <w:szCs w:val="20"/>
          <w:lang w:eastAsia="en-AU"/>
        </w:rPr>
        <w:t>;</w:t>
      </w:r>
    </w:p>
    <w:p w:rsidR="002F0B69" w:rsidRPr="00462685" w:rsidRDefault="002F0B69" w:rsidP="00462685">
      <w:pPr>
        <w:shd w:val="clear" w:color="auto" w:fill="FFFFFF"/>
        <w:spacing w:after="0" w:line="240" w:lineRule="auto"/>
        <w:rPr>
          <w:rFonts w:ascii="Courier New" w:eastAsia="Times New Roman" w:hAnsi="Courier New" w:cs="Courier New"/>
          <w:color w:val="000000"/>
          <w:sz w:val="20"/>
          <w:szCs w:val="20"/>
          <w:lang w:eastAsia="en-AU"/>
        </w:rPr>
      </w:pPr>
    </w:p>
    <w:p w:rsidR="00462685" w:rsidRDefault="00957667" w:rsidP="00462685">
      <w:pPr>
        <w:rPr>
          <w:ins w:id="3407" w:author="Shivam Garg" w:date="2014-11-26T01:21:00Z"/>
          <w:rFonts w:ascii="Courier New" w:eastAsia="Times New Roman" w:hAnsi="Courier New" w:cs="Courier New"/>
          <w:b/>
          <w:bCs/>
          <w:color w:val="000080"/>
          <w:sz w:val="20"/>
          <w:szCs w:val="20"/>
          <w:lang w:eastAsia="en-AU"/>
        </w:rPr>
      </w:pPr>
      <w:r>
        <w:rPr>
          <w:rFonts w:ascii="Courier New" w:eastAsia="Times New Roman" w:hAnsi="Courier New" w:cs="Courier New"/>
          <w:color w:val="000000"/>
          <w:sz w:val="20"/>
          <w:szCs w:val="20"/>
          <w:lang w:eastAsia="en-AU"/>
        </w:rPr>
        <w:t xml:space="preserve"> </w:t>
      </w:r>
      <w:r w:rsidR="00462685" w:rsidRPr="00462685">
        <w:rPr>
          <w:rFonts w:ascii="Courier New" w:eastAsia="Times New Roman" w:hAnsi="Courier New" w:cs="Courier New"/>
          <w:color w:val="000000"/>
          <w:sz w:val="20"/>
          <w:szCs w:val="20"/>
          <w:lang w:eastAsia="en-AU"/>
        </w:rPr>
        <w:t xml:space="preserve">datain0 </w:t>
      </w:r>
      <w:r w:rsidR="00462685" w:rsidRPr="00462685">
        <w:rPr>
          <w:rFonts w:ascii="Courier New" w:eastAsia="Times New Roman" w:hAnsi="Courier New" w:cs="Courier New"/>
          <w:b/>
          <w:bCs/>
          <w:color w:val="000080"/>
          <w:sz w:val="20"/>
          <w:szCs w:val="20"/>
          <w:lang w:eastAsia="en-AU"/>
        </w:rPr>
        <w:t>&lt;=</w:t>
      </w:r>
      <w:r w:rsidR="00462685" w:rsidRPr="00462685">
        <w:rPr>
          <w:rFonts w:ascii="Courier New" w:eastAsia="Times New Roman" w:hAnsi="Courier New" w:cs="Courier New"/>
          <w:color w:val="000000"/>
          <w:sz w:val="20"/>
          <w:szCs w:val="20"/>
          <w:lang w:eastAsia="en-AU"/>
        </w:rPr>
        <w:t xml:space="preserve"> timer32</w:t>
      </w:r>
      <w:r w:rsidR="00462685" w:rsidRPr="00462685">
        <w:rPr>
          <w:rFonts w:ascii="Courier New" w:eastAsia="Times New Roman" w:hAnsi="Courier New" w:cs="Courier New"/>
          <w:b/>
          <w:bCs/>
          <w:color w:val="000080"/>
          <w:sz w:val="20"/>
          <w:szCs w:val="20"/>
          <w:lang w:eastAsia="en-AU"/>
        </w:rPr>
        <w:t>;</w:t>
      </w:r>
    </w:p>
    <w:p w:rsidR="00B57DD7" w:rsidRDefault="00B57DD7">
      <w:pPr>
        <w:spacing w:after="0" w:line="240" w:lineRule="auto"/>
        <w:rPr>
          <w:ins w:id="3408" w:author="Shivam Garg" w:date="2014-11-26T01:21:00Z"/>
          <w:rFonts w:asciiTheme="majorHAnsi" w:eastAsiaTheme="majorEastAsia" w:hAnsiTheme="majorHAnsi" w:cstheme="majorBidi"/>
          <w:i/>
          <w:iCs/>
          <w:color w:val="4F81BD" w:themeColor="accent1"/>
          <w:spacing w:val="15"/>
          <w:sz w:val="24"/>
          <w:szCs w:val="24"/>
        </w:rPr>
      </w:pPr>
      <w:ins w:id="3409" w:author="Shivam Garg" w:date="2014-11-26T01:21:00Z">
        <w:r>
          <w:br w:type="page"/>
        </w:r>
      </w:ins>
    </w:p>
    <w:p w:rsidR="00B57DD7" w:rsidRDefault="00B57DD7" w:rsidP="00B57DD7">
      <w:pPr>
        <w:pStyle w:val="Subtitle"/>
        <w:rPr>
          <w:ins w:id="3410" w:author="Shivam Garg" w:date="2014-11-26T01:21:00Z"/>
        </w:rPr>
      </w:pPr>
      <w:ins w:id="3411" w:author="Shivam Garg" w:date="2014-11-26T01:21:00Z">
        <w:r>
          <w:lastRenderedPageBreak/>
          <w:t>Appendix B (GPIO constraints)</w:t>
        </w:r>
      </w:ins>
    </w:p>
    <w:p w:rsidR="00B57DD7" w:rsidRDefault="00B57DD7">
      <w:pPr>
        <w:spacing w:after="0"/>
        <w:rPr>
          <w:ins w:id="3412" w:author="Shivam Garg" w:date="2014-11-26T01:21:00Z"/>
        </w:rPr>
        <w:pPrChange w:id="3413" w:author="Shivam Garg" w:date="2014-11-26T01:21:00Z">
          <w:pPr/>
        </w:pPrChange>
      </w:pPr>
      <w:ins w:id="3414" w:author="Shivam Garg" w:date="2014-11-26T01:21:00Z">
        <w:r>
          <w:t>########################################################</w:t>
        </w:r>
      </w:ins>
    </w:p>
    <w:p w:rsidR="00B57DD7" w:rsidRDefault="00B57DD7">
      <w:pPr>
        <w:spacing w:after="0"/>
        <w:rPr>
          <w:ins w:id="3415" w:author="Shivam Garg" w:date="2014-11-26T01:21:00Z"/>
        </w:rPr>
        <w:pPrChange w:id="3416" w:author="Shivam Garg" w:date="2014-11-26T01:21:00Z">
          <w:pPr/>
        </w:pPrChange>
      </w:pPr>
      <w:ins w:id="3417" w:author="Shivam Garg" w:date="2014-11-26T01:21:00Z">
        <w:r>
          <w:t># LED constraints                                      #</w:t>
        </w:r>
      </w:ins>
    </w:p>
    <w:p w:rsidR="00B57DD7" w:rsidRDefault="00B57DD7">
      <w:pPr>
        <w:spacing w:after="0"/>
        <w:rPr>
          <w:ins w:id="3418" w:author="Shivam Garg" w:date="2014-11-26T01:21:00Z"/>
        </w:rPr>
        <w:pPrChange w:id="3419" w:author="Shivam Garg" w:date="2014-11-26T01:21:00Z">
          <w:pPr/>
        </w:pPrChange>
      </w:pPr>
      <w:ins w:id="3420" w:author="Shivam Garg" w:date="2014-11-26T01:21:00Z">
        <w:r>
          <w:t>########################################################</w:t>
        </w:r>
      </w:ins>
    </w:p>
    <w:p w:rsidR="00B57DD7" w:rsidRDefault="00B57DD7">
      <w:pPr>
        <w:spacing w:after="0"/>
        <w:rPr>
          <w:ins w:id="3421" w:author="Shivam Garg" w:date="2014-11-26T01:21:00Z"/>
        </w:rPr>
        <w:pPrChange w:id="3422" w:author="Shivam Garg" w:date="2014-11-26T01:21:00Z">
          <w:pPr/>
        </w:pPrChange>
      </w:pPr>
    </w:p>
    <w:p w:rsidR="00B57DD7" w:rsidRDefault="00B57DD7">
      <w:pPr>
        <w:spacing w:after="0"/>
        <w:rPr>
          <w:ins w:id="3423" w:author="Shivam Garg" w:date="2014-11-26T01:21:00Z"/>
        </w:rPr>
        <w:pPrChange w:id="3424" w:author="Shivam Garg" w:date="2014-11-26T01:21:00Z">
          <w:pPr/>
        </w:pPrChange>
      </w:pPr>
      <w:proofErr w:type="spellStart"/>
      <w:proofErr w:type="gramStart"/>
      <w:ins w:id="3425"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[7]}]</w:t>
        </w:r>
      </w:ins>
    </w:p>
    <w:p w:rsidR="00B57DD7" w:rsidRDefault="00B57DD7">
      <w:pPr>
        <w:spacing w:after="0"/>
        <w:rPr>
          <w:ins w:id="3426" w:author="Shivam Garg" w:date="2014-11-26T01:21:00Z"/>
        </w:rPr>
        <w:pPrChange w:id="3427" w:author="Shivam Garg" w:date="2014-11-26T01:21:00Z">
          <w:pPr/>
        </w:pPrChange>
      </w:pPr>
      <w:proofErr w:type="spellStart"/>
      <w:proofErr w:type="gramStart"/>
      <w:ins w:id="3428"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[6]}]</w:t>
        </w:r>
      </w:ins>
    </w:p>
    <w:p w:rsidR="00B57DD7" w:rsidRDefault="00B57DD7">
      <w:pPr>
        <w:spacing w:after="0"/>
        <w:rPr>
          <w:ins w:id="3429" w:author="Shivam Garg" w:date="2014-11-26T01:21:00Z"/>
        </w:rPr>
        <w:pPrChange w:id="3430" w:author="Shivam Garg" w:date="2014-11-26T01:21:00Z">
          <w:pPr/>
        </w:pPrChange>
      </w:pPr>
      <w:proofErr w:type="spellStart"/>
      <w:proofErr w:type="gramStart"/>
      <w:ins w:id="3431"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[5]}]</w:t>
        </w:r>
      </w:ins>
    </w:p>
    <w:p w:rsidR="00B57DD7" w:rsidRDefault="00B57DD7">
      <w:pPr>
        <w:spacing w:after="0"/>
        <w:rPr>
          <w:ins w:id="3432" w:author="Shivam Garg" w:date="2014-11-26T01:21:00Z"/>
        </w:rPr>
        <w:pPrChange w:id="3433" w:author="Shivam Garg" w:date="2014-11-26T01:21:00Z">
          <w:pPr/>
        </w:pPrChange>
      </w:pPr>
      <w:proofErr w:type="spellStart"/>
      <w:proofErr w:type="gramStart"/>
      <w:ins w:id="3434"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[4]}]</w:t>
        </w:r>
      </w:ins>
    </w:p>
    <w:p w:rsidR="00B57DD7" w:rsidRDefault="00B57DD7">
      <w:pPr>
        <w:spacing w:after="0"/>
        <w:rPr>
          <w:ins w:id="3435" w:author="Shivam Garg" w:date="2014-11-26T01:21:00Z"/>
        </w:rPr>
        <w:pPrChange w:id="3436" w:author="Shivam Garg" w:date="2014-11-26T01:21:00Z">
          <w:pPr/>
        </w:pPrChange>
      </w:pPr>
      <w:proofErr w:type="spellStart"/>
      <w:proofErr w:type="gramStart"/>
      <w:ins w:id="3437"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[3]}]</w:t>
        </w:r>
      </w:ins>
    </w:p>
    <w:p w:rsidR="00B57DD7" w:rsidRDefault="00B57DD7">
      <w:pPr>
        <w:spacing w:after="0"/>
        <w:rPr>
          <w:ins w:id="3438" w:author="Shivam Garg" w:date="2014-11-26T01:21:00Z"/>
        </w:rPr>
        <w:pPrChange w:id="3439" w:author="Shivam Garg" w:date="2014-11-26T01:21:00Z">
          <w:pPr/>
        </w:pPrChange>
      </w:pPr>
      <w:proofErr w:type="spellStart"/>
      <w:proofErr w:type="gramStart"/>
      <w:ins w:id="3440"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[2]}]</w:t>
        </w:r>
      </w:ins>
    </w:p>
    <w:p w:rsidR="00B57DD7" w:rsidRDefault="00B57DD7">
      <w:pPr>
        <w:spacing w:after="0"/>
        <w:rPr>
          <w:ins w:id="3441" w:author="Shivam Garg" w:date="2014-11-26T01:21:00Z"/>
        </w:rPr>
        <w:pPrChange w:id="3442" w:author="Shivam Garg" w:date="2014-11-26T01:21:00Z">
          <w:pPr/>
        </w:pPrChange>
      </w:pPr>
      <w:proofErr w:type="spellStart"/>
      <w:proofErr w:type="gramStart"/>
      <w:ins w:id="3443"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[1]}]</w:t>
        </w:r>
      </w:ins>
    </w:p>
    <w:p w:rsidR="00B57DD7" w:rsidRDefault="00B57DD7">
      <w:pPr>
        <w:spacing w:after="0"/>
        <w:rPr>
          <w:ins w:id="3444" w:author="Shivam Garg" w:date="2014-11-26T01:21:00Z"/>
        </w:rPr>
        <w:pPrChange w:id="3445" w:author="Shivam Garg" w:date="2014-11-26T01:21:00Z">
          <w:pPr/>
        </w:pPrChange>
      </w:pPr>
      <w:proofErr w:type="spellStart"/>
      <w:proofErr w:type="gramStart"/>
      <w:ins w:id="3446"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led_out</w:t>
        </w:r>
        <w:proofErr w:type="spellEnd"/>
        <w:r>
          <w:t>[0]}]</w:t>
        </w:r>
      </w:ins>
    </w:p>
    <w:p w:rsidR="00B57DD7" w:rsidRDefault="00B57DD7">
      <w:pPr>
        <w:spacing w:after="0"/>
        <w:rPr>
          <w:ins w:id="3447" w:author="Shivam Garg" w:date="2014-11-26T01:21:00Z"/>
        </w:rPr>
        <w:pPrChange w:id="3448" w:author="Shivam Garg" w:date="2014-11-26T01:21:00Z">
          <w:pPr/>
        </w:pPrChange>
      </w:pPr>
    </w:p>
    <w:p w:rsidR="00B57DD7" w:rsidRDefault="00B57DD7">
      <w:pPr>
        <w:spacing w:after="0"/>
        <w:rPr>
          <w:ins w:id="3449" w:author="Shivam Garg" w:date="2014-11-26T01:21:00Z"/>
        </w:rPr>
        <w:pPrChange w:id="3450" w:author="Shivam Garg" w:date="2014-11-26T01:21:00Z">
          <w:pPr/>
        </w:pPrChange>
      </w:pPr>
      <w:proofErr w:type="spellStart"/>
      <w:proofErr w:type="gramStart"/>
      <w:ins w:id="3451" w:author="Shivam Garg" w:date="2014-11-26T01:21:00Z">
        <w:r>
          <w:t>set_property</w:t>
        </w:r>
        <w:proofErr w:type="spellEnd"/>
        <w:proofErr w:type="gramEnd"/>
        <w:r>
          <w:t xml:space="preserve"> PACKAGE_PIN U14 [</w:t>
        </w:r>
        <w:proofErr w:type="spellStart"/>
        <w:r>
          <w:t>get_ports</w:t>
        </w:r>
        <w:proofErr w:type="spellEnd"/>
        <w:r>
          <w:t xml:space="preserve"> {</w:t>
        </w:r>
        <w:proofErr w:type="spellStart"/>
        <w:r>
          <w:t>led_out</w:t>
        </w:r>
        <w:proofErr w:type="spellEnd"/>
        <w:r>
          <w:t>[7]}]</w:t>
        </w:r>
      </w:ins>
    </w:p>
    <w:p w:rsidR="00B57DD7" w:rsidRDefault="00B57DD7">
      <w:pPr>
        <w:spacing w:after="0"/>
        <w:rPr>
          <w:ins w:id="3452" w:author="Shivam Garg" w:date="2014-11-26T01:21:00Z"/>
        </w:rPr>
        <w:pPrChange w:id="3453" w:author="Shivam Garg" w:date="2014-11-26T01:21:00Z">
          <w:pPr/>
        </w:pPrChange>
      </w:pPr>
      <w:proofErr w:type="spellStart"/>
      <w:proofErr w:type="gramStart"/>
      <w:ins w:id="3454" w:author="Shivam Garg" w:date="2014-11-26T01:21:00Z">
        <w:r>
          <w:t>set_property</w:t>
        </w:r>
        <w:proofErr w:type="spellEnd"/>
        <w:proofErr w:type="gramEnd"/>
        <w:r>
          <w:t xml:space="preserve"> PACKAGE_PIN U19 [</w:t>
        </w:r>
        <w:proofErr w:type="spellStart"/>
        <w:r>
          <w:t>get_ports</w:t>
        </w:r>
        <w:proofErr w:type="spellEnd"/>
        <w:r>
          <w:t xml:space="preserve"> {</w:t>
        </w:r>
        <w:proofErr w:type="spellStart"/>
        <w:r>
          <w:t>led_out</w:t>
        </w:r>
        <w:proofErr w:type="spellEnd"/>
        <w:r>
          <w:t>[6]}]</w:t>
        </w:r>
      </w:ins>
    </w:p>
    <w:p w:rsidR="00B57DD7" w:rsidRDefault="00B57DD7">
      <w:pPr>
        <w:spacing w:after="0"/>
        <w:rPr>
          <w:ins w:id="3455" w:author="Shivam Garg" w:date="2014-11-26T01:21:00Z"/>
        </w:rPr>
        <w:pPrChange w:id="3456" w:author="Shivam Garg" w:date="2014-11-26T01:21:00Z">
          <w:pPr/>
        </w:pPrChange>
      </w:pPr>
      <w:proofErr w:type="spellStart"/>
      <w:proofErr w:type="gramStart"/>
      <w:ins w:id="3457" w:author="Shivam Garg" w:date="2014-11-26T01:21:00Z">
        <w:r>
          <w:t>set_property</w:t>
        </w:r>
        <w:proofErr w:type="spellEnd"/>
        <w:proofErr w:type="gramEnd"/>
        <w:r>
          <w:t xml:space="preserve"> PACKAGE_PIN W22 [</w:t>
        </w:r>
        <w:proofErr w:type="spellStart"/>
        <w:r>
          <w:t>get_ports</w:t>
        </w:r>
        <w:proofErr w:type="spellEnd"/>
        <w:r>
          <w:t xml:space="preserve"> {</w:t>
        </w:r>
        <w:proofErr w:type="spellStart"/>
        <w:r>
          <w:t>led_out</w:t>
        </w:r>
        <w:proofErr w:type="spellEnd"/>
        <w:r>
          <w:t>[5]}]</w:t>
        </w:r>
      </w:ins>
    </w:p>
    <w:p w:rsidR="00B57DD7" w:rsidRDefault="00B57DD7">
      <w:pPr>
        <w:spacing w:after="0"/>
        <w:rPr>
          <w:ins w:id="3458" w:author="Shivam Garg" w:date="2014-11-26T01:21:00Z"/>
        </w:rPr>
        <w:pPrChange w:id="3459" w:author="Shivam Garg" w:date="2014-11-26T01:21:00Z">
          <w:pPr/>
        </w:pPrChange>
      </w:pPr>
      <w:proofErr w:type="spellStart"/>
      <w:proofErr w:type="gramStart"/>
      <w:ins w:id="3460" w:author="Shivam Garg" w:date="2014-11-26T01:21:00Z">
        <w:r>
          <w:t>set_property</w:t>
        </w:r>
        <w:proofErr w:type="spellEnd"/>
        <w:proofErr w:type="gramEnd"/>
        <w:r>
          <w:t xml:space="preserve"> PACKAGE_PIN V22 [</w:t>
        </w:r>
        <w:proofErr w:type="spellStart"/>
        <w:r>
          <w:t>get_ports</w:t>
        </w:r>
        <w:proofErr w:type="spellEnd"/>
        <w:r>
          <w:t xml:space="preserve"> {</w:t>
        </w:r>
        <w:proofErr w:type="spellStart"/>
        <w:r>
          <w:t>led_out</w:t>
        </w:r>
        <w:proofErr w:type="spellEnd"/>
        <w:r>
          <w:t>[4]}]</w:t>
        </w:r>
      </w:ins>
    </w:p>
    <w:p w:rsidR="00B57DD7" w:rsidRDefault="00B57DD7">
      <w:pPr>
        <w:spacing w:after="0"/>
        <w:rPr>
          <w:ins w:id="3461" w:author="Shivam Garg" w:date="2014-11-26T01:21:00Z"/>
        </w:rPr>
        <w:pPrChange w:id="3462" w:author="Shivam Garg" w:date="2014-11-26T01:21:00Z">
          <w:pPr/>
        </w:pPrChange>
      </w:pPr>
      <w:proofErr w:type="spellStart"/>
      <w:proofErr w:type="gramStart"/>
      <w:ins w:id="3463" w:author="Shivam Garg" w:date="2014-11-26T01:21:00Z">
        <w:r>
          <w:t>set_property</w:t>
        </w:r>
        <w:proofErr w:type="spellEnd"/>
        <w:proofErr w:type="gramEnd"/>
        <w:r>
          <w:t xml:space="preserve"> PACKAGE_PIN U21 [</w:t>
        </w:r>
        <w:proofErr w:type="spellStart"/>
        <w:r>
          <w:t>get_ports</w:t>
        </w:r>
        <w:proofErr w:type="spellEnd"/>
        <w:r>
          <w:t xml:space="preserve"> {</w:t>
        </w:r>
        <w:proofErr w:type="spellStart"/>
        <w:r>
          <w:t>led_out</w:t>
        </w:r>
        <w:proofErr w:type="spellEnd"/>
        <w:r>
          <w:t>[3]}]</w:t>
        </w:r>
      </w:ins>
    </w:p>
    <w:p w:rsidR="00B57DD7" w:rsidRDefault="00B57DD7">
      <w:pPr>
        <w:spacing w:after="0"/>
        <w:rPr>
          <w:ins w:id="3464" w:author="Shivam Garg" w:date="2014-11-26T01:21:00Z"/>
        </w:rPr>
        <w:pPrChange w:id="3465" w:author="Shivam Garg" w:date="2014-11-26T01:21:00Z">
          <w:pPr/>
        </w:pPrChange>
      </w:pPr>
      <w:proofErr w:type="spellStart"/>
      <w:proofErr w:type="gramStart"/>
      <w:ins w:id="3466" w:author="Shivam Garg" w:date="2014-11-26T01:21:00Z">
        <w:r>
          <w:t>set_property</w:t>
        </w:r>
        <w:proofErr w:type="spellEnd"/>
        <w:proofErr w:type="gramEnd"/>
        <w:r>
          <w:t xml:space="preserve"> PACKAGE_PIN U22 [</w:t>
        </w:r>
        <w:proofErr w:type="spellStart"/>
        <w:r>
          <w:t>get_ports</w:t>
        </w:r>
        <w:proofErr w:type="spellEnd"/>
        <w:r>
          <w:t xml:space="preserve"> {</w:t>
        </w:r>
        <w:proofErr w:type="spellStart"/>
        <w:r>
          <w:t>led_out</w:t>
        </w:r>
        <w:proofErr w:type="spellEnd"/>
        <w:r>
          <w:t>[2]}]</w:t>
        </w:r>
      </w:ins>
    </w:p>
    <w:p w:rsidR="00B57DD7" w:rsidRDefault="00B57DD7">
      <w:pPr>
        <w:spacing w:after="0"/>
        <w:rPr>
          <w:ins w:id="3467" w:author="Shivam Garg" w:date="2014-11-26T01:21:00Z"/>
        </w:rPr>
        <w:pPrChange w:id="3468" w:author="Shivam Garg" w:date="2014-11-26T01:21:00Z">
          <w:pPr/>
        </w:pPrChange>
      </w:pPr>
      <w:proofErr w:type="spellStart"/>
      <w:proofErr w:type="gramStart"/>
      <w:ins w:id="3469" w:author="Shivam Garg" w:date="2014-11-26T01:21:00Z">
        <w:r>
          <w:t>set_property</w:t>
        </w:r>
        <w:proofErr w:type="spellEnd"/>
        <w:proofErr w:type="gramEnd"/>
        <w:r>
          <w:t xml:space="preserve"> PACKAGE_PIN T21 [</w:t>
        </w:r>
        <w:proofErr w:type="spellStart"/>
        <w:r>
          <w:t>get_ports</w:t>
        </w:r>
        <w:proofErr w:type="spellEnd"/>
        <w:r>
          <w:t xml:space="preserve"> {</w:t>
        </w:r>
        <w:proofErr w:type="spellStart"/>
        <w:r>
          <w:t>led_out</w:t>
        </w:r>
        <w:proofErr w:type="spellEnd"/>
        <w:r>
          <w:t>[1]}]</w:t>
        </w:r>
      </w:ins>
    </w:p>
    <w:p w:rsidR="00B57DD7" w:rsidRDefault="00B57DD7">
      <w:pPr>
        <w:spacing w:after="0"/>
        <w:rPr>
          <w:ins w:id="3470" w:author="Shivam Garg" w:date="2014-11-26T01:21:00Z"/>
        </w:rPr>
        <w:pPrChange w:id="3471" w:author="Shivam Garg" w:date="2014-11-26T01:21:00Z">
          <w:pPr/>
        </w:pPrChange>
      </w:pPr>
      <w:proofErr w:type="spellStart"/>
      <w:proofErr w:type="gramStart"/>
      <w:ins w:id="3472" w:author="Shivam Garg" w:date="2014-11-26T01:21:00Z">
        <w:r>
          <w:t>set_property</w:t>
        </w:r>
        <w:proofErr w:type="spellEnd"/>
        <w:proofErr w:type="gramEnd"/>
        <w:r>
          <w:t xml:space="preserve"> PACKAGE_PIN T22 [</w:t>
        </w:r>
        <w:proofErr w:type="spellStart"/>
        <w:r>
          <w:t>get_ports</w:t>
        </w:r>
        <w:proofErr w:type="spellEnd"/>
        <w:r>
          <w:t xml:space="preserve"> {</w:t>
        </w:r>
        <w:proofErr w:type="spellStart"/>
        <w:r>
          <w:t>led_out</w:t>
        </w:r>
        <w:proofErr w:type="spellEnd"/>
        <w:r>
          <w:t>[0]}]</w:t>
        </w:r>
      </w:ins>
    </w:p>
    <w:p w:rsidR="00B57DD7" w:rsidRDefault="00B57DD7">
      <w:pPr>
        <w:spacing w:after="0"/>
        <w:rPr>
          <w:ins w:id="3473" w:author="Shivam Garg" w:date="2014-11-26T01:21:00Z"/>
        </w:rPr>
        <w:pPrChange w:id="3474" w:author="Shivam Garg" w:date="2014-11-26T01:21:00Z">
          <w:pPr/>
        </w:pPrChange>
      </w:pPr>
    </w:p>
    <w:p w:rsidR="00B57DD7" w:rsidRDefault="00B57DD7">
      <w:pPr>
        <w:spacing w:after="0"/>
        <w:rPr>
          <w:ins w:id="3475" w:author="Shivam Garg" w:date="2014-11-26T01:21:00Z"/>
        </w:rPr>
        <w:pPrChange w:id="3476" w:author="Shivam Garg" w:date="2014-11-26T01:21:00Z">
          <w:pPr/>
        </w:pPrChange>
      </w:pPr>
      <w:ins w:id="3477" w:author="Shivam Garg" w:date="2014-11-26T01:21:00Z">
        <w:r>
          <w:t>########################################################</w:t>
        </w:r>
      </w:ins>
    </w:p>
    <w:p w:rsidR="00B57DD7" w:rsidRDefault="00B57DD7">
      <w:pPr>
        <w:spacing w:after="0"/>
        <w:rPr>
          <w:ins w:id="3478" w:author="Shivam Garg" w:date="2014-11-26T01:21:00Z"/>
        </w:rPr>
        <w:pPrChange w:id="3479" w:author="Shivam Garg" w:date="2014-11-26T01:21:00Z">
          <w:pPr/>
        </w:pPrChange>
      </w:pPr>
      <w:ins w:id="3480" w:author="Shivam Garg" w:date="2014-11-26T01:21:00Z">
        <w:r>
          <w:t># Switch constraints                                      #</w:t>
        </w:r>
      </w:ins>
    </w:p>
    <w:p w:rsidR="00B57DD7" w:rsidRDefault="00B57DD7">
      <w:pPr>
        <w:spacing w:after="0"/>
        <w:rPr>
          <w:ins w:id="3481" w:author="Shivam Garg" w:date="2014-11-26T01:21:00Z"/>
        </w:rPr>
        <w:pPrChange w:id="3482" w:author="Shivam Garg" w:date="2014-11-26T01:21:00Z">
          <w:pPr/>
        </w:pPrChange>
      </w:pPr>
      <w:ins w:id="3483" w:author="Shivam Garg" w:date="2014-11-26T01:21:00Z">
        <w:r>
          <w:t>########################################################</w:t>
        </w:r>
      </w:ins>
    </w:p>
    <w:p w:rsidR="00B57DD7" w:rsidRDefault="00B57DD7">
      <w:pPr>
        <w:spacing w:after="0"/>
        <w:rPr>
          <w:ins w:id="3484" w:author="Shivam Garg" w:date="2014-11-26T01:21:00Z"/>
        </w:rPr>
        <w:pPrChange w:id="3485" w:author="Shivam Garg" w:date="2014-11-26T01:21:00Z">
          <w:pPr/>
        </w:pPrChange>
      </w:pPr>
    </w:p>
    <w:p w:rsidR="00B57DD7" w:rsidRDefault="00B57DD7">
      <w:pPr>
        <w:spacing w:after="0"/>
        <w:rPr>
          <w:ins w:id="3486" w:author="Shivam Garg" w:date="2014-11-26T01:21:00Z"/>
        </w:rPr>
        <w:pPrChange w:id="3487" w:author="Shivam Garg" w:date="2014-11-26T01:21:00Z">
          <w:pPr/>
        </w:pPrChange>
      </w:pPr>
      <w:proofErr w:type="spellStart"/>
      <w:proofErr w:type="gramStart"/>
      <w:ins w:id="3488"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[7]}]</w:t>
        </w:r>
      </w:ins>
    </w:p>
    <w:p w:rsidR="00B57DD7" w:rsidRDefault="00B57DD7">
      <w:pPr>
        <w:spacing w:after="0"/>
        <w:rPr>
          <w:ins w:id="3489" w:author="Shivam Garg" w:date="2014-11-26T01:21:00Z"/>
        </w:rPr>
        <w:pPrChange w:id="3490" w:author="Shivam Garg" w:date="2014-11-26T01:21:00Z">
          <w:pPr/>
        </w:pPrChange>
      </w:pPr>
      <w:proofErr w:type="spellStart"/>
      <w:proofErr w:type="gramStart"/>
      <w:ins w:id="3491"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[6]}]</w:t>
        </w:r>
      </w:ins>
    </w:p>
    <w:p w:rsidR="00B57DD7" w:rsidRDefault="00B57DD7">
      <w:pPr>
        <w:spacing w:after="0"/>
        <w:rPr>
          <w:ins w:id="3492" w:author="Shivam Garg" w:date="2014-11-26T01:21:00Z"/>
        </w:rPr>
        <w:pPrChange w:id="3493" w:author="Shivam Garg" w:date="2014-11-26T01:21:00Z">
          <w:pPr/>
        </w:pPrChange>
      </w:pPr>
      <w:proofErr w:type="spellStart"/>
      <w:proofErr w:type="gramStart"/>
      <w:ins w:id="3494"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[5]}]</w:t>
        </w:r>
      </w:ins>
    </w:p>
    <w:p w:rsidR="00B57DD7" w:rsidRDefault="00B57DD7">
      <w:pPr>
        <w:spacing w:after="0"/>
        <w:rPr>
          <w:ins w:id="3495" w:author="Shivam Garg" w:date="2014-11-26T01:21:00Z"/>
        </w:rPr>
        <w:pPrChange w:id="3496" w:author="Shivam Garg" w:date="2014-11-26T01:21:00Z">
          <w:pPr/>
        </w:pPrChange>
      </w:pPr>
      <w:proofErr w:type="spellStart"/>
      <w:proofErr w:type="gramStart"/>
      <w:ins w:id="3497"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[4]}]</w:t>
        </w:r>
      </w:ins>
    </w:p>
    <w:p w:rsidR="00B57DD7" w:rsidRDefault="00B57DD7">
      <w:pPr>
        <w:spacing w:after="0"/>
        <w:rPr>
          <w:ins w:id="3498" w:author="Shivam Garg" w:date="2014-11-26T01:21:00Z"/>
        </w:rPr>
        <w:pPrChange w:id="3499" w:author="Shivam Garg" w:date="2014-11-26T01:21:00Z">
          <w:pPr/>
        </w:pPrChange>
      </w:pPr>
      <w:proofErr w:type="spellStart"/>
      <w:proofErr w:type="gramStart"/>
      <w:ins w:id="3500"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[3]}]</w:t>
        </w:r>
      </w:ins>
    </w:p>
    <w:p w:rsidR="00B57DD7" w:rsidRDefault="00B57DD7">
      <w:pPr>
        <w:spacing w:after="0"/>
        <w:rPr>
          <w:ins w:id="3501" w:author="Shivam Garg" w:date="2014-11-26T01:21:00Z"/>
        </w:rPr>
        <w:pPrChange w:id="3502" w:author="Shivam Garg" w:date="2014-11-26T01:21:00Z">
          <w:pPr/>
        </w:pPrChange>
      </w:pPr>
      <w:proofErr w:type="spellStart"/>
      <w:proofErr w:type="gramStart"/>
      <w:ins w:id="3503"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[2]}]</w:t>
        </w:r>
      </w:ins>
    </w:p>
    <w:p w:rsidR="00B57DD7" w:rsidRDefault="00B57DD7">
      <w:pPr>
        <w:spacing w:after="0"/>
        <w:rPr>
          <w:ins w:id="3504" w:author="Shivam Garg" w:date="2014-11-26T01:21:00Z"/>
        </w:rPr>
        <w:pPrChange w:id="3505" w:author="Shivam Garg" w:date="2014-11-26T01:21:00Z">
          <w:pPr/>
        </w:pPrChange>
      </w:pPr>
      <w:proofErr w:type="spellStart"/>
      <w:proofErr w:type="gramStart"/>
      <w:ins w:id="3506"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[1]}]</w:t>
        </w:r>
      </w:ins>
    </w:p>
    <w:p w:rsidR="00B57DD7" w:rsidRDefault="00B57DD7">
      <w:pPr>
        <w:spacing w:after="0"/>
        <w:rPr>
          <w:ins w:id="3507" w:author="Shivam Garg" w:date="2014-11-26T01:21:00Z"/>
        </w:rPr>
        <w:pPrChange w:id="3508" w:author="Shivam Garg" w:date="2014-11-26T01:21:00Z">
          <w:pPr/>
        </w:pPrChange>
      </w:pPr>
      <w:proofErr w:type="spellStart"/>
      <w:proofErr w:type="gramStart"/>
      <w:ins w:id="3509" w:author="Shivam Garg" w:date="2014-11-26T01:21:00Z">
        <w:r>
          <w:t>set_property</w:t>
        </w:r>
        <w:proofErr w:type="spellEnd"/>
        <w:proofErr w:type="gramEnd"/>
        <w:r>
          <w:t xml:space="preserve"> IOSTANDARD LVCMOS33 [</w:t>
        </w:r>
        <w:proofErr w:type="spellStart"/>
        <w:r>
          <w:t>get_ports</w:t>
        </w:r>
        <w:proofErr w:type="spellEnd"/>
        <w:r>
          <w:t xml:space="preserve"> {</w:t>
        </w:r>
        <w:proofErr w:type="spellStart"/>
        <w:r>
          <w:t>sw_in</w:t>
        </w:r>
        <w:proofErr w:type="spellEnd"/>
        <w:r>
          <w:t>[0]}]</w:t>
        </w:r>
      </w:ins>
    </w:p>
    <w:p w:rsidR="00B57DD7" w:rsidRDefault="00B57DD7">
      <w:pPr>
        <w:spacing w:after="0"/>
        <w:rPr>
          <w:ins w:id="3510" w:author="Shivam Garg" w:date="2014-11-26T01:21:00Z"/>
        </w:rPr>
        <w:pPrChange w:id="3511" w:author="Shivam Garg" w:date="2014-11-26T01:21:00Z">
          <w:pPr/>
        </w:pPrChange>
      </w:pPr>
    </w:p>
    <w:p w:rsidR="00B57DD7" w:rsidRDefault="00B57DD7">
      <w:pPr>
        <w:spacing w:after="0"/>
        <w:rPr>
          <w:ins w:id="3512" w:author="Shivam Garg" w:date="2014-11-26T01:21:00Z"/>
        </w:rPr>
        <w:pPrChange w:id="3513" w:author="Shivam Garg" w:date="2014-11-26T01:21:00Z">
          <w:pPr/>
        </w:pPrChange>
      </w:pPr>
      <w:proofErr w:type="spellStart"/>
      <w:proofErr w:type="gramStart"/>
      <w:ins w:id="3514" w:author="Shivam Garg" w:date="2014-11-26T01:21:00Z">
        <w:r>
          <w:t>set_property</w:t>
        </w:r>
        <w:proofErr w:type="spellEnd"/>
        <w:proofErr w:type="gramEnd"/>
        <w:r>
          <w:t xml:space="preserve"> PACKAGE_PIN M15 [</w:t>
        </w:r>
        <w:proofErr w:type="spellStart"/>
        <w:r>
          <w:t>get_ports</w:t>
        </w:r>
        <w:proofErr w:type="spellEnd"/>
        <w:r>
          <w:t xml:space="preserve"> {</w:t>
        </w:r>
        <w:proofErr w:type="spellStart"/>
        <w:r>
          <w:t>sw_in</w:t>
        </w:r>
        <w:proofErr w:type="spellEnd"/>
        <w:r>
          <w:t>[7]}]</w:t>
        </w:r>
      </w:ins>
    </w:p>
    <w:p w:rsidR="00B57DD7" w:rsidRDefault="00B57DD7">
      <w:pPr>
        <w:spacing w:after="0"/>
        <w:rPr>
          <w:ins w:id="3515" w:author="Shivam Garg" w:date="2014-11-26T01:21:00Z"/>
        </w:rPr>
        <w:pPrChange w:id="3516" w:author="Shivam Garg" w:date="2014-11-26T01:21:00Z">
          <w:pPr/>
        </w:pPrChange>
      </w:pPr>
      <w:proofErr w:type="spellStart"/>
      <w:proofErr w:type="gramStart"/>
      <w:ins w:id="3517" w:author="Shivam Garg" w:date="2014-11-26T01:21:00Z">
        <w:r>
          <w:t>set_property</w:t>
        </w:r>
        <w:proofErr w:type="spellEnd"/>
        <w:proofErr w:type="gramEnd"/>
        <w:r>
          <w:t xml:space="preserve"> PACKAGE_PIN H17 [</w:t>
        </w:r>
        <w:proofErr w:type="spellStart"/>
        <w:r>
          <w:t>get_ports</w:t>
        </w:r>
        <w:proofErr w:type="spellEnd"/>
        <w:r>
          <w:t xml:space="preserve"> {</w:t>
        </w:r>
        <w:proofErr w:type="spellStart"/>
        <w:r>
          <w:t>sw_in</w:t>
        </w:r>
        <w:proofErr w:type="spellEnd"/>
        <w:r>
          <w:t>[6]}]</w:t>
        </w:r>
      </w:ins>
    </w:p>
    <w:p w:rsidR="00B57DD7" w:rsidRDefault="00B57DD7">
      <w:pPr>
        <w:spacing w:after="0"/>
        <w:rPr>
          <w:ins w:id="3518" w:author="Shivam Garg" w:date="2014-11-26T01:21:00Z"/>
        </w:rPr>
        <w:pPrChange w:id="3519" w:author="Shivam Garg" w:date="2014-11-26T01:21:00Z">
          <w:pPr/>
        </w:pPrChange>
      </w:pPr>
      <w:proofErr w:type="spellStart"/>
      <w:proofErr w:type="gramStart"/>
      <w:ins w:id="3520" w:author="Shivam Garg" w:date="2014-11-26T01:21:00Z">
        <w:r>
          <w:t>set_property</w:t>
        </w:r>
        <w:proofErr w:type="spellEnd"/>
        <w:proofErr w:type="gramEnd"/>
        <w:r>
          <w:t xml:space="preserve"> PACKAGE_PIN H18 [</w:t>
        </w:r>
        <w:proofErr w:type="spellStart"/>
        <w:r>
          <w:t>get_ports</w:t>
        </w:r>
        <w:proofErr w:type="spellEnd"/>
        <w:r>
          <w:t xml:space="preserve"> {</w:t>
        </w:r>
        <w:proofErr w:type="spellStart"/>
        <w:r>
          <w:t>sw_in</w:t>
        </w:r>
        <w:proofErr w:type="spellEnd"/>
        <w:r>
          <w:t>[5]}]</w:t>
        </w:r>
      </w:ins>
    </w:p>
    <w:p w:rsidR="00B57DD7" w:rsidRDefault="00B57DD7">
      <w:pPr>
        <w:spacing w:after="0"/>
        <w:rPr>
          <w:ins w:id="3521" w:author="Shivam Garg" w:date="2014-11-26T01:21:00Z"/>
        </w:rPr>
        <w:pPrChange w:id="3522" w:author="Shivam Garg" w:date="2014-11-26T01:21:00Z">
          <w:pPr/>
        </w:pPrChange>
      </w:pPr>
      <w:proofErr w:type="spellStart"/>
      <w:proofErr w:type="gramStart"/>
      <w:ins w:id="3523" w:author="Shivam Garg" w:date="2014-11-26T01:21:00Z">
        <w:r>
          <w:t>set_property</w:t>
        </w:r>
        <w:proofErr w:type="spellEnd"/>
        <w:proofErr w:type="gramEnd"/>
        <w:r>
          <w:t xml:space="preserve"> PACKAGE_PIN H19 [</w:t>
        </w:r>
        <w:proofErr w:type="spellStart"/>
        <w:r>
          <w:t>get_ports</w:t>
        </w:r>
        <w:proofErr w:type="spellEnd"/>
        <w:r>
          <w:t xml:space="preserve"> {</w:t>
        </w:r>
        <w:proofErr w:type="spellStart"/>
        <w:r>
          <w:t>sw_in</w:t>
        </w:r>
        <w:proofErr w:type="spellEnd"/>
        <w:r>
          <w:t>[4]}]</w:t>
        </w:r>
      </w:ins>
    </w:p>
    <w:p w:rsidR="00B57DD7" w:rsidRDefault="00B57DD7">
      <w:pPr>
        <w:spacing w:after="0"/>
        <w:rPr>
          <w:ins w:id="3524" w:author="Shivam Garg" w:date="2014-11-26T01:21:00Z"/>
        </w:rPr>
        <w:pPrChange w:id="3525" w:author="Shivam Garg" w:date="2014-11-26T01:21:00Z">
          <w:pPr/>
        </w:pPrChange>
      </w:pPr>
      <w:proofErr w:type="spellStart"/>
      <w:proofErr w:type="gramStart"/>
      <w:ins w:id="3526" w:author="Shivam Garg" w:date="2014-11-26T01:21:00Z">
        <w:r>
          <w:t>set_property</w:t>
        </w:r>
        <w:proofErr w:type="spellEnd"/>
        <w:proofErr w:type="gramEnd"/>
        <w:r>
          <w:t xml:space="preserve"> PACKAGE_PIN F21 [</w:t>
        </w:r>
        <w:proofErr w:type="spellStart"/>
        <w:r>
          <w:t>get_ports</w:t>
        </w:r>
        <w:proofErr w:type="spellEnd"/>
        <w:r>
          <w:t xml:space="preserve"> {</w:t>
        </w:r>
        <w:proofErr w:type="spellStart"/>
        <w:r>
          <w:t>sw_in</w:t>
        </w:r>
        <w:proofErr w:type="spellEnd"/>
        <w:r>
          <w:t>[3]}]</w:t>
        </w:r>
      </w:ins>
    </w:p>
    <w:p w:rsidR="00B57DD7" w:rsidRDefault="00B57DD7">
      <w:pPr>
        <w:spacing w:after="0"/>
        <w:rPr>
          <w:ins w:id="3527" w:author="Shivam Garg" w:date="2014-11-26T01:21:00Z"/>
        </w:rPr>
        <w:pPrChange w:id="3528" w:author="Shivam Garg" w:date="2014-11-26T01:21:00Z">
          <w:pPr/>
        </w:pPrChange>
      </w:pPr>
      <w:proofErr w:type="spellStart"/>
      <w:proofErr w:type="gramStart"/>
      <w:ins w:id="3529" w:author="Shivam Garg" w:date="2014-11-26T01:21:00Z">
        <w:r>
          <w:t>set_property</w:t>
        </w:r>
        <w:proofErr w:type="spellEnd"/>
        <w:proofErr w:type="gramEnd"/>
        <w:r>
          <w:t xml:space="preserve"> PACKAGE_PIN H22 [</w:t>
        </w:r>
        <w:proofErr w:type="spellStart"/>
        <w:r>
          <w:t>get_ports</w:t>
        </w:r>
        <w:proofErr w:type="spellEnd"/>
        <w:r>
          <w:t xml:space="preserve"> {</w:t>
        </w:r>
        <w:proofErr w:type="spellStart"/>
        <w:r>
          <w:t>sw_in</w:t>
        </w:r>
        <w:proofErr w:type="spellEnd"/>
        <w:r>
          <w:t>[2]}]</w:t>
        </w:r>
      </w:ins>
    </w:p>
    <w:p w:rsidR="00B57DD7" w:rsidRDefault="00B57DD7">
      <w:pPr>
        <w:spacing w:after="0"/>
        <w:rPr>
          <w:ins w:id="3530" w:author="Shivam Garg" w:date="2014-11-26T01:21:00Z"/>
        </w:rPr>
        <w:pPrChange w:id="3531" w:author="Shivam Garg" w:date="2014-11-26T01:21:00Z">
          <w:pPr/>
        </w:pPrChange>
      </w:pPr>
      <w:proofErr w:type="spellStart"/>
      <w:proofErr w:type="gramStart"/>
      <w:ins w:id="3532" w:author="Shivam Garg" w:date="2014-11-26T01:21:00Z">
        <w:r>
          <w:t>set_property</w:t>
        </w:r>
        <w:proofErr w:type="spellEnd"/>
        <w:proofErr w:type="gramEnd"/>
        <w:r>
          <w:t xml:space="preserve"> PACKAGE_PIN G22 [</w:t>
        </w:r>
        <w:proofErr w:type="spellStart"/>
        <w:r>
          <w:t>get_ports</w:t>
        </w:r>
        <w:proofErr w:type="spellEnd"/>
        <w:r>
          <w:t xml:space="preserve"> {</w:t>
        </w:r>
        <w:proofErr w:type="spellStart"/>
        <w:r>
          <w:t>sw_in</w:t>
        </w:r>
        <w:proofErr w:type="spellEnd"/>
        <w:r>
          <w:t>[1]}]</w:t>
        </w:r>
      </w:ins>
    </w:p>
    <w:p w:rsidR="00B57DD7" w:rsidRPr="00462685" w:rsidRDefault="00B57DD7">
      <w:pPr>
        <w:spacing w:after="0"/>
        <w:pPrChange w:id="3533" w:author="Shivam Garg" w:date="2014-11-26T01:21:00Z">
          <w:pPr/>
        </w:pPrChange>
      </w:pPr>
      <w:proofErr w:type="spellStart"/>
      <w:proofErr w:type="gramStart"/>
      <w:ins w:id="3534" w:author="Shivam Garg" w:date="2014-11-26T01:21:00Z">
        <w:r>
          <w:t>set_property</w:t>
        </w:r>
        <w:proofErr w:type="spellEnd"/>
        <w:proofErr w:type="gramEnd"/>
        <w:r>
          <w:t xml:space="preserve"> PACKAGE_PIN F22 [</w:t>
        </w:r>
        <w:proofErr w:type="spellStart"/>
        <w:r>
          <w:t>get_ports</w:t>
        </w:r>
        <w:proofErr w:type="spellEnd"/>
        <w:r>
          <w:t xml:space="preserve"> {</w:t>
        </w:r>
        <w:proofErr w:type="spellStart"/>
        <w:r>
          <w:t>sw_in</w:t>
        </w:r>
        <w:proofErr w:type="spellEnd"/>
        <w:r>
          <w:t>[0]}]</w:t>
        </w:r>
      </w:ins>
    </w:p>
    <w:sectPr w:rsidR="00B57DD7" w:rsidRPr="00462685">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12CB" w:rsidRDefault="00DB12CB">
      <w:pPr>
        <w:spacing w:after="0" w:line="240" w:lineRule="auto"/>
      </w:pPr>
      <w:r>
        <w:separator/>
      </w:r>
    </w:p>
  </w:endnote>
  <w:endnote w:type="continuationSeparator" w:id="0">
    <w:p w:rsidR="00DB12CB" w:rsidRDefault="00DB1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52498"/>
      <w:docPartObj>
        <w:docPartGallery w:val="Page Numbers (Bottom of Page)"/>
        <w:docPartUnique/>
      </w:docPartObj>
    </w:sdtPr>
    <w:sdtEndPr/>
    <w:sdtContent>
      <w:p w:rsidR="00D74766" w:rsidRDefault="00D74766">
        <w:pPr>
          <w:pStyle w:val="Footer"/>
          <w:jc w:val="right"/>
        </w:pPr>
        <w:r>
          <w:fldChar w:fldCharType="begin"/>
        </w:r>
        <w:r>
          <w:instrText xml:space="preserve"> PAGE   \* MERGEFORMAT </w:instrText>
        </w:r>
        <w:r>
          <w:fldChar w:fldCharType="separate"/>
        </w:r>
        <w:r w:rsidR="00CB4087">
          <w:rPr>
            <w:noProof/>
          </w:rPr>
          <w:t>32</w:t>
        </w:r>
        <w:r>
          <w:rPr>
            <w:noProof/>
          </w:rPr>
          <w:fldChar w:fldCharType="end"/>
        </w:r>
      </w:p>
    </w:sdtContent>
  </w:sdt>
  <w:p w:rsidR="00D74766" w:rsidRDefault="00D747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12CB" w:rsidRDefault="00DB12CB">
      <w:pPr>
        <w:spacing w:after="0" w:line="240" w:lineRule="auto"/>
      </w:pPr>
      <w:r>
        <w:separator/>
      </w:r>
    </w:p>
  </w:footnote>
  <w:footnote w:type="continuationSeparator" w:id="0">
    <w:p w:rsidR="00DB12CB" w:rsidRDefault="00DB1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33059"/>
    <w:multiLevelType w:val="multilevel"/>
    <w:tmpl w:val="8CE6BB88"/>
    <w:lvl w:ilvl="0">
      <w:start w:val="1"/>
      <w:numFmt w:val="decimal"/>
      <w:pStyle w:val="Heading1"/>
      <w:lvlText w:val="%1"/>
      <w:lvlJc w:val="left"/>
      <w:pPr>
        <w:ind w:left="432" w:hanging="432"/>
      </w:pPr>
      <w:rPr>
        <w:rFonts w:hint="default"/>
      </w:rPr>
    </w:lvl>
    <w:lvl w:ilvl="1">
      <w:start w:val="1"/>
      <w:numFmt w:val="lowerLetter"/>
      <w:pStyle w:val="Heading2"/>
      <w:lvlText w:val="%1.%2"/>
      <w:lvlJc w:val="left"/>
      <w:pPr>
        <w:ind w:left="576" w:hanging="576"/>
      </w:pPr>
      <w:rPr>
        <w:rFonts w:hint="default"/>
      </w:rPr>
    </w:lvl>
    <w:lvl w:ilvl="2">
      <w:start w:val="1"/>
      <w:numFmt w:val="lowerRoman"/>
      <w:pStyle w:val="Heading3"/>
      <w:lvlText w:val="%1.%2.%3"/>
      <w:lvlJc w:val="left"/>
      <w:pPr>
        <w:ind w:left="720" w:hanging="720"/>
      </w:pPr>
      <w:rPr>
        <w:rFonts w:hint="default"/>
      </w:rPr>
    </w:lvl>
    <w:lvl w:ilvl="3">
      <w:start w:val="1"/>
      <w:numFmt w:val="lowerRoman"/>
      <w:pStyle w:val="Heading4"/>
      <w:lvlText w:val="%1.%2.%3.%4"/>
      <w:lvlJc w:val="left"/>
      <w:pPr>
        <w:ind w:left="864" w:hanging="864"/>
      </w:pPr>
      <w:rPr>
        <w:rFonts w:hint="default"/>
      </w:rPr>
    </w:lvl>
    <w:lvl w:ilvl="4">
      <w:start w:val="1"/>
      <w:numFmt w:val="lowerRoman"/>
      <w:pStyle w:val="Heading5"/>
      <w:lvlText w:val="%1.%2.%3.%4.%5"/>
      <w:lvlJc w:val="left"/>
      <w:pPr>
        <w:ind w:left="1008" w:hanging="1008"/>
      </w:pPr>
      <w:rPr>
        <w:rFonts w:hint="default"/>
      </w:rPr>
    </w:lvl>
    <w:lvl w:ilvl="5">
      <w:start w:val="1"/>
      <w:numFmt w:val="lowerRoman"/>
      <w:pStyle w:val="Heading6"/>
      <w:lvlText w:val="%1.%2.%3.%4.%5.%6"/>
      <w:lvlJc w:val="left"/>
      <w:pPr>
        <w:ind w:left="1152" w:hanging="1152"/>
      </w:pPr>
      <w:rPr>
        <w:rFonts w:hint="default"/>
      </w:rPr>
    </w:lvl>
    <w:lvl w:ilvl="6">
      <w:start w:val="1"/>
      <w:numFmt w:val="lowerRoman"/>
      <w:pStyle w:val="Heading7"/>
      <w:lvlText w:val="%1.%2.%3.%4.%5.%6.%7"/>
      <w:lvlJc w:val="left"/>
      <w:pPr>
        <w:ind w:left="1296" w:hanging="1296"/>
      </w:pPr>
      <w:rPr>
        <w:rFonts w:hint="default"/>
      </w:rPr>
    </w:lvl>
    <w:lvl w:ilvl="7">
      <w:start w:val="1"/>
      <w:numFmt w:val="lowerRoman"/>
      <w:pStyle w:val="Heading8"/>
      <w:lvlText w:val="%1.%2.%3.%4.%5.%6.%7.%8"/>
      <w:lvlJc w:val="left"/>
      <w:pPr>
        <w:ind w:left="1440" w:hanging="1440"/>
      </w:pPr>
      <w:rPr>
        <w:rFonts w:hint="default"/>
      </w:rPr>
    </w:lvl>
    <w:lvl w:ilvl="8">
      <w:start w:val="1"/>
      <w:numFmt w:val="lowerRoman"/>
      <w:pStyle w:val="Heading9"/>
      <w:lvlText w:val="%1.%2.%3.%4.%5.%6.%7.%8.%9"/>
      <w:lvlJc w:val="left"/>
      <w:pPr>
        <w:ind w:left="1584" w:hanging="1584"/>
      </w:pPr>
      <w:rPr>
        <w:rFonts w:hint="default"/>
      </w:rPr>
    </w:lvl>
  </w:abstractNum>
  <w:abstractNum w:abstractNumId="1">
    <w:nsid w:val="09FD61F0"/>
    <w:multiLevelType w:val="hybridMultilevel"/>
    <w:tmpl w:val="2580FF1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nsid w:val="14B05186"/>
    <w:multiLevelType w:val="hybridMultilevel"/>
    <w:tmpl w:val="7BA860D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A0E484E"/>
    <w:multiLevelType w:val="multilevel"/>
    <w:tmpl w:val="07FEF306"/>
    <w:lvl w:ilvl="0">
      <w:start w:val="1"/>
      <w:numFmt w:val="decimal"/>
      <w:lvlText w:val="%1"/>
      <w:lvlJc w:val="left"/>
      <w:pPr>
        <w:ind w:left="375" w:hanging="375"/>
      </w:pPr>
      <w:rPr>
        <w:rFonts w:hint="default"/>
      </w:rPr>
    </w:lvl>
    <w:lvl w:ilvl="1">
      <w:start w:val="12"/>
      <w:numFmt w:val="decimal"/>
      <w:lvlText w:val="3.%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A7708A3"/>
    <w:multiLevelType w:val="hybridMultilevel"/>
    <w:tmpl w:val="51F82C8E"/>
    <w:lvl w:ilvl="0" w:tplc="B8B6AFFC">
      <w:start w:val="1"/>
      <w:numFmt w:val="decimal"/>
      <w:lvlText w:val="%1."/>
      <w:lvlJc w:val="left"/>
      <w:pPr>
        <w:ind w:left="709" w:hanging="360"/>
      </w:pPr>
      <w:rPr>
        <w:rFonts w:asciiTheme="minorHAnsi" w:eastAsiaTheme="minorHAnsi" w:hAnsiTheme="minorHAnsi" w:cstheme="minorBidi"/>
      </w:rPr>
    </w:lvl>
    <w:lvl w:ilvl="1" w:tplc="0C090003">
      <w:start w:val="1"/>
      <w:numFmt w:val="bullet"/>
      <w:lvlText w:val="o"/>
      <w:lvlJc w:val="left"/>
      <w:pPr>
        <w:ind w:left="1429" w:hanging="360"/>
      </w:pPr>
      <w:rPr>
        <w:rFonts w:ascii="Courier New" w:hAnsi="Courier New" w:cs="Courier New" w:hint="default"/>
      </w:rPr>
    </w:lvl>
    <w:lvl w:ilvl="2" w:tplc="0C090005">
      <w:start w:val="1"/>
      <w:numFmt w:val="bullet"/>
      <w:lvlText w:val=""/>
      <w:lvlJc w:val="left"/>
      <w:pPr>
        <w:ind w:left="2149" w:hanging="360"/>
      </w:pPr>
      <w:rPr>
        <w:rFonts w:ascii="Wingdings" w:hAnsi="Wingdings" w:hint="default"/>
      </w:rPr>
    </w:lvl>
    <w:lvl w:ilvl="3" w:tplc="0C090001">
      <w:start w:val="1"/>
      <w:numFmt w:val="bullet"/>
      <w:lvlText w:val=""/>
      <w:lvlJc w:val="left"/>
      <w:pPr>
        <w:ind w:left="2869" w:hanging="360"/>
      </w:pPr>
      <w:rPr>
        <w:rFonts w:ascii="Symbol" w:hAnsi="Symbol" w:hint="default"/>
      </w:rPr>
    </w:lvl>
    <w:lvl w:ilvl="4" w:tplc="0C090003">
      <w:start w:val="1"/>
      <w:numFmt w:val="bullet"/>
      <w:lvlText w:val="o"/>
      <w:lvlJc w:val="left"/>
      <w:pPr>
        <w:ind w:left="3589" w:hanging="360"/>
      </w:pPr>
      <w:rPr>
        <w:rFonts w:ascii="Courier New" w:hAnsi="Courier New" w:cs="Courier New" w:hint="default"/>
      </w:rPr>
    </w:lvl>
    <w:lvl w:ilvl="5" w:tplc="0C090005">
      <w:start w:val="1"/>
      <w:numFmt w:val="bullet"/>
      <w:lvlText w:val=""/>
      <w:lvlJc w:val="left"/>
      <w:pPr>
        <w:ind w:left="4309" w:hanging="360"/>
      </w:pPr>
      <w:rPr>
        <w:rFonts w:ascii="Wingdings" w:hAnsi="Wingdings" w:hint="default"/>
      </w:rPr>
    </w:lvl>
    <w:lvl w:ilvl="6" w:tplc="0C090001">
      <w:start w:val="1"/>
      <w:numFmt w:val="bullet"/>
      <w:lvlText w:val=""/>
      <w:lvlJc w:val="left"/>
      <w:pPr>
        <w:ind w:left="5029" w:hanging="360"/>
      </w:pPr>
      <w:rPr>
        <w:rFonts w:ascii="Symbol" w:hAnsi="Symbol" w:hint="default"/>
      </w:rPr>
    </w:lvl>
    <w:lvl w:ilvl="7" w:tplc="0C090003">
      <w:start w:val="1"/>
      <w:numFmt w:val="bullet"/>
      <w:lvlText w:val="o"/>
      <w:lvlJc w:val="left"/>
      <w:pPr>
        <w:ind w:left="5749" w:hanging="360"/>
      </w:pPr>
      <w:rPr>
        <w:rFonts w:ascii="Courier New" w:hAnsi="Courier New" w:cs="Courier New" w:hint="default"/>
      </w:rPr>
    </w:lvl>
    <w:lvl w:ilvl="8" w:tplc="0C090005">
      <w:start w:val="1"/>
      <w:numFmt w:val="bullet"/>
      <w:lvlText w:val=""/>
      <w:lvlJc w:val="left"/>
      <w:pPr>
        <w:ind w:left="6469" w:hanging="360"/>
      </w:pPr>
      <w:rPr>
        <w:rFonts w:ascii="Wingdings" w:hAnsi="Wingdings" w:hint="default"/>
      </w:rPr>
    </w:lvl>
  </w:abstractNum>
  <w:abstractNum w:abstractNumId="5">
    <w:nsid w:val="1E8A5568"/>
    <w:multiLevelType w:val="multilevel"/>
    <w:tmpl w:val="0C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207152B9"/>
    <w:multiLevelType w:val="hybridMultilevel"/>
    <w:tmpl w:val="A36CD98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7">
    <w:nsid w:val="23011C5B"/>
    <w:multiLevelType w:val="hybridMultilevel"/>
    <w:tmpl w:val="F5B00858"/>
    <w:lvl w:ilvl="0" w:tplc="0C090001">
      <w:start w:val="1"/>
      <w:numFmt w:val="bullet"/>
      <w:lvlText w:val=""/>
      <w:lvlJc w:val="left"/>
      <w:pPr>
        <w:ind w:left="768" w:hanging="360"/>
      </w:pPr>
      <w:rPr>
        <w:rFonts w:ascii="Symbol" w:hAnsi="Symbol" w:hint="default"/>
      </w:rPr>
    </w:lvl>
    <w:lvl w:ilvl="1" w:tplc="0C090003">
      <w:start w:val="1"/>
      <w:numFmt w:val="bullet"/>
      <w:lvlText w:val="o"/>
      <w:lvlJc w:val="left"/>
      <w:pPr>
        <w:ind w:left="1488" w:hanging="360"/>
      </w:pPr>
      <w:rPr>
        <w:rFonts w:ascii="Courier New" w:hAnsi="Courier New" w:cs="Courier New" w:hint="default"/>
      </w:rPr>
    </w:lvl>
    <w:lvl w:ilvl="2" w:tplc="0C090005">
      <w:start w:val="1"/>
      <w:numFmt w:val="bullet"/>
      <w:lvlText w:val=""/>
      <w:lvlJc w:val="left"/>
      <w:pPr>
        <w:ind w:left="2208" w:hanging="360"/>
      </w:pPr>
      <w:rPr>
        <w:rFonts w:ascii="Wingdings" w:hAnsi="Wingdings" w:hint="default"/>
      </w:rPr>
    </w:lvl>
    <w:lvl w:ilvl="3" w:tplc="0C090001">
      <w:start w:val="1"/>
      <w:numFmt w:val="bullet"/>
      <w:lvlText w:val=""/>
      <w:lvlJc w:val="left"/>
      <w:pPr>
        <w:ind w:left="2928" w:hanging="360"/>
      </w:pPr>
      <w:rPr>
        <w:rFonts w:ascii="Symbol" w:hAnsi="Symbol" w:hint="default"/>
      </w:rPr>
    </w:lvl>
    <w:lvl w:ilvl="4" w:tplc="0C090003">
      <w:start w:val="1"/>
      <w:numFmt w:val="bullet"/>
      <w:lvlText w:val="o"/>
      <w:lvlJc w:val="left"/>
      <w:pPr>
        <w:ind w:left="3648" w:hanging="360"/>
      </w:pPr>
      <w:rPr>
        <w:rFonts w:ascii="Courier New" w:hAnsi="Courier New" w:cs="Courier New" w:hint="default"/>
      </w:rPr>
    </w:lvl>
    <w:lvl w:ilvl="5" w:tplc="0C090005">
      <w:start w:val="1"/>
      <w:numFmt w:val="bullet"/>
      <w:lvlText w:val=""/>
      <w:lvlJc w:val="left"/>
      <w:pPr>
        <w:ind w:left="4368" w:hanging="360"/>
      </w:pPr>
      <w:rPr>
        <w:rFonts w:ascii="Wingdings" w:hAnsi="Wingdings" w:hint="default"/>
      </w:rPr>
    </w:lvl>
    <w:lvl w:ilvl="6" w:tplc="0C090001">
      <w:start w:val="1"/>
      <w:numFmt w:val="bullet"/>
      <w:lvlText w:val=""/>
      <w:lvlJc w:val="left"/>
      <w:pPr>
        <w:ind w:left="5088" w:hanging="360"/>
      </w:pPr>
      <w:rPr>
        <w:rFonts w:ascii="Symbol" w:hAnsi="Symbol" w:hint="default"/>
      </w:rPr>
    </w:lvl>
    <w:lvl w:ilvl="7" w:tplc="0C090003">
      <w:start w:val="1"/>
      <w:numFmt w:val="bullet"/>
      <w:lvlText w:val="o"/>
      <w:lvlJc w:val="left"/>
      <w:pPr>
        <w:ind w:left="5808" w:hanging="360"/>
      </w:pPr>
      <w:rPr>
        <w:rFonts w:ascii="Courier New" w:hAnsi="Courier New" w:cs="Courier New" w:hint="default"/>
      </w:rPr>
    </w:lvl>
    <w:lvl w:ilvl="8" w:tplc="0C090005">
      <w:start w:val="1"/>
      <w:numFmt w:val="bullet"/>
      <w:lvlText w:val=""/>
      <w:lvlJc w:val="left"/>
      <w:pPr>
        <w:ind w:left="6528" w:hanging="360"/>
      </w:pPr>
      <w:rPr>
        <w:rFonts w:ascii="Wingdings" w:hAnsi="Wingdings" w:hint="default"/>
      </w:rPr>
    </w:lvl>
  </w:abstractNum>
  <w:abstractNum w:abstractNumId="8">
    <w:nsid w:val="36BD3C55"/>
    <w:multiLevelType w:val="hybridMultilevel"/>
    <w:tmpl w:val="6E8C7F78"/>
    <w:lvl w:ilvl="0" w:tplc="B04AB4EE">
      <w:start w:val="2"/>
      <w:numFmt w:val="decimal"/>
      <w:lvlText w:val="Section %1:"/>
      <w:lvlJc w:val="right"/>
      <w:pPr>
        <w:ind w:left="1440" w:hanging="360"/>
      </w:pPr>
      <w:rPr>
        <w:rFonts w:asciiTheme="minorHAnsi" w:eastAsiaTheme="minorHAnsi" w:hAnsiTheme="minorHAnsi" w:cstheme="minorBidi" w:hint="default"/>
      </w:rPr>
    </w:lvl>
    <w:lvl w:ilvl="1" w:tplc="0C090019" w:tentative="1">
      <w:start w:val="1"/>
      <w:numFmt w:val="lowerLetter"/>
      <w:lvlText w:val="%2."/>
      <w:lvlJc w:val="left"/>
      <w:pPr>
        <w:ind w:left="2171" w:hanging="360"/>
      </w:pPr>
    </w:lvl>
    <w:lvl w:ilvl="2" w:tplc="0C09001B" w:tentative="1">
      <w:start w:val="1"/>
      <w:numFmt w:val="lowerRoman"/>
      <w:lvlText w:val="%3."/>
      <w:lvlJc w:val="right"/>
      <w:pPr>
        <w:ind w:left="2891" w:hanging="180"/>
      </w:pPr>
    </w:lvl>
    <w:lvl w:ilvl="3" w:tplc="0C09000F" w:tentative="1">
      <w:start w:val="1"/>
      <w:numFmt w:val="decimal"/>
      <w:lvlText w:val="%4."/>
      <w:lvlJc w:val="left"/>
      <w:pPr>
        <w:ind w:left="3611" w:hanging="360"/>
      </w:pPr>
    </w:lvl>
    <w:lvl w:ilvl="4" w:tplc="0C090019" w:tentative="1">
      <w:start w:val="1"/>
      <w:numFmt w:val="lowerLetter"/>
      <w:lvlText w:val="%5."/>
      <w:lvlJc w:val="left"/>
      <w:pPr>
        <w:ind w:left="4331" w:hanging="360"/>
      </w:pPr>
    </w:lvl>
    <w:lvl w:ilvl="5" w:tplc="0C09001B" w:tentative="1">
      <w:start w:val="1"/>
      <w:numFmt w:val="lowerRoman"/>
      <w:lvlText w:val="%6."/>
      <w:lvlJc w:val="right"/>
      <w:pPr>
        <w:ind w:left="5051" w:hanging="180"/>
      </w:pPr>
    </w:lvl>
    <w:lvl w:ilvl="6" w:tplc="0C09000F" w:tentative="1">
      <w:start w:val="1"/>
      <w:numFmt w:val="decimal"/>
      <w:lvlText w:val="%7."/>
      <w:lvlJc w:val="left"/>
      <w:pPr>
        <w:ind w:left="5771" w:hanging="360"/>
      </w:pPr>
    </w:lvl>
    <w:lvl w:ilvl="7" w:tplc="0C090019" w:tentative="1">
      <w:start w:val="1"/>
      <w:numFmt w:val="lowerLetter"/>
      <w:lvlText w:val="%8."/>
      <w:lvlJc w:val="left"/>
      <w:pPr>
        <w:ind w:left="6491" w:hanging="360"/>
      </w:pPr>
    </w:lvl>
    <w:lvl w:ilvl="8" w:tplc="0C09001B" w:tentative="1">
      <w:start w:val="1"/>
      <w:numFmt w:val="lowerRoman"/>
      <w:lvlText w:val="%9."/>
      <w:lvlJc w:val="right"/>
      <w:pPr>
        <w:ind w:left="7211" w:hanging="180"/>
      </w:pPr>
    </w:lvl>
  </w:abstractNum>
  <w:abstractNum w:abstractNumId="9">
    <w:nsid w:val="40A119E2"/>
    <w:multiLevelType w:val="hybridMultilevel"/>
    <w:tmpl w:val="7436D96A"/>
    <w:lvl w:ilvl="0" w:tplc="6FD00510">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45D42B4D"/>
    <w:multiLevelType w:val="hybridMultilevel"/>
    <w:tmpl w:val="CA0831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nsid w:val="49340EBC"/>
    <w:multiLevelType w:val="hybridMultilevel"/>
    <w:tmpl w:val="DA743BA6"/>
    <w:lvl w:ilvl="0" w:tplc="0C090001">
      <w:start w:val="1"/>
      <w:numFmt w:val="bullet"/>
      <w:lvlText w:val=""/>
      <w:lvlJc w:val="left"/>
      <w:pPr>
        <w:ind w:left="772" w:hanging="360"/>
      </w:pPr>
      <w:rPr>
        <w:rFonts w:ascii="Symbol" w:hAnsi="Symbol" w:hint="default"/>
      </w:rPr>
    </w:lvl>
    <w:lvl w:ilvl="1" w:tplc="0C090003">
      <w:start w:val="1"/>
      <w:numFmt w:val="bullet"/>
      <w:lvlText w:val="o"/>
      <w:lvlJc w:val="left"/>
      <w:pPr>
        <w:ind w:left="1492" w:hanging="360"/>
      </w:pPr>
      <w:rPr>
        <w:rFonts w:ascii="Courier New" w:hAnsi="Courier New" w:cs="Courier New" w:hint="default"/>
      </w:rPr>
    </w:lvl>
    <w:lvl w:ilvl="2" w:tplc="0C090005">
      <w:start w:val="1"/>
      <w:numFmt w:val="bullet"/>
      <w:lvlText w:val=""/>
      <w:lvlJc w:val="left"/>
      <w:pPr>
        <w:ind w:left="2212" w:hanging="360"/>
      </w:pPr>
      <w:rPr>
        <w:rFonts w:ascii="Wingdings" w:hAnsi="Wingdings" w:hint="default"/>
      </w:rPr>
    </w:lvl>
    <w:lvl w:ilvl="3" w:tplc="0C090001">
      <w:start w:val="1"/>
      <w:numFmt w:val="bullet"/>
      <w:lvlText w:val=""/>
      <w:lvlJc w:val="left"/>
      <w:pPr>
        <w:ind w:left="2932" w:hanging="360"/>
      </w:pPr>
      <w:rPr>
        <w:rFonts w:ascii="Symbol" w:hAnsi="Symbol" w:hint="default"/>
      </w:rPr>
    </w:lvl>
    <w:lvl w:ilvl="4" w:tplc="0C090003">
      <w:start w:val="1"/>
      <w:numFmt w:val="bullet"/>
      <w:lvlText w:val="o"/>
      <w:lvlJc w:val="left"/>
      <w:pPr>
        <w:ind w:left="3652" w:hanging="360"/>
      </w:pPr>
      <w:rPr>
        <w:rFonts w:ascii="Courier New" w:hAnsi="Courier New" w:cs="Courier New" w:hint="default"/>
      </w:rPr>
    </w:lvl>
    <w:lvl w:ilvl="5" w:tplc="0C090005">
      <w:start w:val="1"/>
      <w:numFmt w:val="bullet"/>
      <w:lvlText w:val=""/>
      <w:lvlJc w:val="left"/>
      <w:pPr>
        <w:ind w:left="4372" w:hanging="360"/>
      </w:pPr>
      <w:rPr>
        <w:rFonts w:ascii="Wingdings" w:hAnsi="Wingdings" w:hint="default"/>
      </w:rPr>
    </w:lvl>
    <w:lvl w:ilvl="6" w:tplc="0C090001">
      <w:start w:val="1"/>
      <w:numFmt w:val="bullet"/>
      <w:lvlText w:val=""/>
      <w:lvlJc w:val="left"/>
      <w:pPr>
        <w:ind w:left="5092" w:hanging="360"/>
      </w:pPr>
      <w:rPr>
        <w:rFonts w:ascii="Symbol" w:hAnsi="Symbol" w:hint="default"/>
      </w:rPr>
    </w:lvl>
    <w:lvl w:ilvl="7" w:tplc="0C090003">
      <w:start w:val="1"/>
      <w:numFmt w:val="bullet"/>
      <w:lvlText w:val="o"/>
      <w:lvlJc w:val="left"/>
      <w:pPr>
        <w:ind w:left="5812" w:hanging="360"/>
      </w:pPr>
      <w:rPr>
        <w:rFonts w:ascii="Courier New" w:hAnsi="Courier New" w:cs="Courier New" w:hint="default"/>
      </w:rPr>
    </w:lvl>
    <w:lvl w:ilvl="8" w:tplc="0C090005">
      <w:start w:val="1"/>
      <w:numFmt w:val="bullet"/>
      <w:lvlText w:val=""/>
      <w:lvlJc w:val="left"/>
      <w:pPr>
        <w:ind w:left="6532" w:hanging="360"/>
      </w:pPr>
      <w:rPr>
        <w:rFonts w:ascii="Wingdings" w:hAnsi="Wingdings" w:hint="default"/>
      </w:rPr>
    </w:lvl>
  </w:abstractNum>
  <w:abstractNum w:abstractNumId="12">
    <w:nsid w:val="52084A63"/>
    <w:multiLevelType w:val="hybridMultilevel"/>
    <w:tmpl w:val="1628751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3">
    <w:nsid w:val="5C5D145C"/>
    <w:multiLevelType w:val="hybridMultilevel"/>
    <w:tmpl w:val="5F501D1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nsid w:val="5EF81E77"/>
    <w:multiLevelType w:val="hybridMultilevel"/>
    <w:tmpl w:val="0B504D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5">
    <w:nsid w:val="5F800B07"/>
    <w:multiLevelType w:val="hybridMultilevel"/>
    <w:tmpl w:val="BABE7D1A"/>
    <w:lvl w:ilvl="0" w:tplc="BAB2C6D8">
      <w:start w:val="1"/>
      <w:numFmt w:val="decimal"/>
      <w:lvlText w:val="3.%1."/>
      <w:lvlJc w:val="left"/>
      <w:pPr>
        <w:ind w:left="720" w:hanging="360"/>
      </w:pPr>
      <w:rPr>
        <w:rFonts w:hint="default"/>
      </w:rPr>
    </w:lvl>
    <w:lvl w:ilvl="1" w:tplc="0C09000B">
      <w:start w:val="1"/>
      <w:numFmt w:val="bullet"/>
      <w:lvlText w:val=""/>
      <w:lvlJc w:val="left"/>
      <w:pPr>
        <w:ind w:left="1440" w:hanging="360"/>
      </w:pPr>
      <w:rPr>
        <w:rFonts w:ascii="Wingdings" w:hAnsi="Wingdings" w:hint="default"/>
      </w:r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nsid w:val="60057223"/>
    <w:multiLevelType w:val="hybridMultilevel"/>
    <w:tmpl w:val="CAACDB8A"/>
    <w:lvl w:ilvl="0" w:tplc="D880341C">
      <w:start w:val="1"/>
      <w:numFmt w:val="decimal"/>
      <w:lvlText w:val="%1."/>
      <w:lvlJc w:val="left"/>
      <w:pPr>
        <w:ind w:left="720" w:hanging="360"/>
      </w:pPr>
      <w:rPr>
        <w:rFonts w:asciiTheme="minorHAnsi" w:eastAsiaTheme="minorHAnsi" w:hAnsiTheme="minorHAnsi" w:cstheme="minorBidi"/>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nsid w:val="66E82EFF"/>
    <w:multiLevelType w:val="multilevel"/>
    <w:tmpl w:val="F69C5920"/>
    <w:lvl w:ilvl="0">
      <w:numFmt w:val="decimal"/>
      <w:lvlText w:val="%1."/>
      <w:lvlJc w:val="left"/>
      <w:pPr>
        <w:ind w:left="720" w:hanging="360"/>
      </w:pPr>
    </w:lvl>
    <w:lvl w:ilvl="1">
      <w:start w:val="1"/>
      <w:numFmt w:val="decimal"/>
      <w:isLgl/>
      <w:lvlText w:val="%1.%2"/>
      <w:lvlJc w:val="left"/>
      <w:pPr>
        <w:ind w:left="780" w:hanging="420"/>
      </w:pPr>
    </w:lvl>
    <w:lvl w:ilvl="2">
      <w:start w:val="1"/>
      <w:numFmt w:val="lowerRoman"/>
      <w:isLgl/>
      <w:lvlText w:val="%1.%2.%3"/>
      <w:lvlJc w:val="left"/>
      <w:pPr>
        <w:ind w:left="1440" w:hanging="108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nsid w:val="69466EAC"/>
    <w:multiLevelType w:val="hybridMultilevel"/>
    <w:tmpl w:val="920AF510"/>
    <w:lvl w:ilvl="0" w:tplc="C7EA1686">
      <w:start w:val="4"/>
      <w:numFmt w:val="decimal"/>
      <w:lvlText w:val="%1"/>
      <w:lvlJc w:val="left"/>
      <w:pPr>
        <w:ind w:left="360" w:hanging="360"/>
      </w:pPr>
    </w:lvl>
    <w:lvl w:ilvl="1" w:tplc="0C090019">
      <w:start w:val="1"/>
      <w:numFmt w:val="lowerLetter"/>
      <w:lvlText w:val="%2."/>
      <w:lvlJc w:val="left"/>
      <w:pPr>
        <w:ind w:left="1080" w:hanging="360"/>
      </w:pPr>
    </w:lvl>
    <w:lvl w:ilvl="2" w:tplc="0C09001B">
      <w:start w:val="1"/>
      <w:numFmt w:val="lowerRoman"/>
      <w:lvlText w:val="%3."/>
      <w:lvlJc w:val="right"/>
      <w:pPr>
        <w:ind w:left="1800" w:hanging="180"/>
      </w:pPr>
    </w:lvl>
    <w:lvl w:ilvl="3" w:tplc="0C09000F">
      <w:start w:val="1"/>
      <w:numFmt w:val="decimal"/>
      <w:lvlText w:val="%4."/>
      <w:lvlJc w:val="left"/>
      <w:pPr>
        <w:ind w:left="2520" w:hanging="360"/>
      </w:pPr>
    </w:lvl>
    <w:lvl w:ilvl="4" w:tplc="0C090019">
      <w:start w:val="1"/>
      <w:numFmt w:val="lowerLetter"/>
      <w:lvlText w:val="%5."/>
      <w:lvlJc w:val="left"/>
      <w:pPr>
        <w:ind w:left="3240" w:hanging="360"/>
      </w:pPr>
    </w:lvl>
    <w:lvl w:ilvl="5" w:tplc="0C09001B">
      <w:start w:val="1"/>
      <w:numFmt w:val="lowerRoman"/>
      <w:lvlText w:val="%6."/>
      <w:lvlJc w:val="right"/>
      <w:pPr>
        <w:ind w:left="3960" w:hanging="180"/>
      </w:pPr>
    </w:lvl>
    <w:lvl w:ilvl="6" w:tplc="0C09000F">
      <w:start w:val="1"/>
      <w:numFmt w:val="decimal"/>
      <w:lvlText w:val="%7."/>
      <w:lvlJc w:val="left"/>
      <w:pPr>
        <w:ind w:left="4680" w:hanging="360"/>
      </w:pPr>
    </w:lvl>
    <w:lvl w:ilvl="7" w:tplc="0C090019">
      <w:start w:val="1"/>
      <w:numFmt w:val="lowerLetter"/>
      <w:lvlText w:val="%8."/>
      <w:lvlJc w:val="left"/>
      <w:pPr>
        <w:ind w:left="5400" w:hanging="360"/>
      </w:pPr>
    </w:lvl>
    <w:lvl w:ilvl="8" w:tplc="0C09001B">
      <w:start w:val="1"/>
      <w:numFmt w:val="lowerRoman"/>
      <w:lvlText w:val="%9."/>
      <w:lvlJc w:val="right"/>
      <w:pPr>
        <w:ind w:left="6120" w:hanging="180"/>
      </w:pPr>
    </w:lvl>
  </w:abstractNum>
  <w:abstractNum w:abstractNumId="19">
    <w:nsid w:val="6ED82A62"/>
    <w:multiLevelType w:val="hybridMultilevel"/>
    <w:tmpl w:val="8B5A8F7E"/>
    <w:lvl w:ilvl="0" w:tplc="8DB8485E">
      <w:start w:val="1"/>
      <w:numFmt w:val="decimal"/>
      <w:lvlText w:val="5.%1."/>
      <w:lvlJc w:val="left"/>
      <w:pPr>
        <w:ind w:left="360" w:hanging="360"/>
      </w:pPr>
      <w:rPr>
        <w:rFonts w:hint="default"/>
        <w:b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0">
    <w:nsid w:val="73682D78"/>
    <w:multiLevelType w:val="hybridMultilevel"/>
    <w:tmpl w:val="39B2B9B2"/>
    <w:lvl w:ilvl="0" w:tplc="5BBA5272">
      <w:start w:val="2"/>
      <w:numFmt w:val="decimal"/>
      <w:lvlText w:val="Section %1:"/>
      <w:lvlJc w:val="left"/>
      <w:pPr>
        <w:ind w:left="3589" w:hanging="360"/>
      </w:pPr>
      <w:rPr>
        <w:rFonts w:asciiTheme="minorHAnsi" w:eastAsiaTheme="minorHAnsi" w:hAnsiTheme="minorHAnsi" w:cstheme="minorBidi" w:hint="default"/>
      </w:rPr>
    </w:lvl>
    <w:lvl w:ilvl="1" w:tplc="0C090019" w:tentative="1">
      <w:start w:val="1"/>
      <w:numFmt w:val="lowerLetter"/>
      <w:lvlText w:val="%2."/>
      <w:lvlJc w:val="left"/>
      <w:pPr>
        <w:ind w:left="4320" w:hanging="360"/>
      </w:pPr>
    </w:lvl>
    <w:lvl w:ilvl="2" w:tplc="0C09001B" w:tentative="1">
      <w:start w:val="1"/>
      <w:numFmt w:val="lowerRoman"/>
      <w:lvlText w:val="%3."/>
      <w:lvlJc w:val="right"/>
      <w:pPr>
        <w:ind w:left="5040" w:hanging="180"/>
      </w:pPr>
    </w:lvl>
    <w:lvl w:ilvl="3" w:tplc="0C09000F" w:tentative="1">
      <w:start w:val="1"/>
      <w:numFmt w:val="decimal"/>
      <w:lvlText w:val="%4."/>
      <w:lvlJc w:val="left"/>
      <w:pPr>
        <w:ind w:left="5760" w:hanging="360"/>
      </w:pPr>
    </w:lvl>
    <w:lvl w:ilvl="4" w:tplc="0C090019" w:tentative="1">
      <w:start w:val="1"/>
      <w:numFmt w:val="lowerLetter"/>
      <w:lvlText w:val="%5."/>
      <w:lvlJc w:val="left"/>
      <w:pPr>
        <w:ind w:left="6480" w:hanging="360"/>
      </w:pPr>
    </w:lvl>
    <w:lvl w:ilvl="5" w:tplc="0C09001B" w:tentative="1">
      <w:start w:val="1"/>
      <w:numFmt w:val="lowerRoman"/>
      <w:lvlText w:val="%6."/>
      <w:lvlJc w:val="right"/>
      <w:pPr>
        <w:ind w:left="7200" w:hanging="180"/>
      </w:pPr>
    </w:lvl>
    <w:lvl w:ilvl="6" w:tplc="0C09000F" w:tentative="1">
      <w:start w:val="1"/>
      <w:numFmt w:val="decimal"/>
      <w:lvlText w:val="%7."/>
      <w:lvlJc w:val="left"/>
      <w:pPr>
        <w:ind w:left="7920" w:hanging="360"/>
      </w:pPr>
    </w:lvl>
    <w:lvl w:ilvl="7" w:tplc="0C090019" w:tentative="1">
      <w:start w:val="1"/>
      <w:numFmt w:val="lowerLetter"/>
      <w:lvlText w:val="%8."/>
      <w:lvlJc w:val="left"/>
      <w:pPr>
        <w:ind w:left="8640" w:hanging="360"/>
      </w:pPr>
    </w:lvl>
    <w:lvl w:ilvl="8" w:tplc="0C09001B" w:tentative="1">
      <w:start w:val="1"/>
      <w:numFmt w:val="lowerRoman"/>
      <w:lvlText w:val="%9."/>
      <w:lvlJc w:val="right"/>
      <w:pPr>
        <w:ind w:left="9360" w:hanging="180"/>
      </w:pPr>
    </w:lvl>
  </w:abstractNum>
  <w:abstractNum w:abstractNumId="21">
    <w:nsid w:val="7C2A346B"/>
    <w:multiLevelType w:val="hybridMultilevel"/>
    <w:tmpl w:val="6E367C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2">
    <w:nsid w:val="7CB9076E"/>
    <w:multiLevelType w:val="hybridMultilevel"/>
    <w:tmpl w:val="6446493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7"/>
  </w:num>
  <w:num w:numId="2">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1"/>
  </w:num>
  <w:num w:numId="5">
    <w:abstractNumId w:val="15"/>
  </w:num>
  <w:num w:numId="6">
    <w:abstractNumId w:val="15"/>
  </w:num>
  <w:num w:numId="7">
    <w:abstractNumId w:val="3"/>
  </w:num>
  <w:num w:numId="8">
    <w:abstractNumId w:val="3"/>
  </w:num>
  <w:num w:numId="9">
    <w:abstractNumId w:val="22"/>
  </w:num>
  <w:num w:numId="10">
    <w:abstractNumId w:val="22"/>
  </w:num>
  <w:num w:numId="11">
    <w:abstractNumId w:val="16"/>
  </w:num>
  <w:num w:numId="12">
    <w:abstractNumId w:val="16"/>
    <w:lvlOverride w:ilvl="0">
      <w:startOverride w:val="1"/>
    </w:lvlOverride>
    <w:lvlOverride w:ilvl="1"/>
    <w:lvlOverride w:ilvl="2"/>
    <w:lvlOverride w:ilvl="3"/>
    <w:lvlOverride w:ilvl="4"/>
    <w:lvlOverride w:ilvl="5"/>
    <w:lvlOverride w:ilvl="6"/>
    <w:lvlOverride w:ilvl="7"/>
    <w:lvlOverride w:ilvl="8"/>
  </w:num>
  <w:num w:numId="13">
    <w:abstractNumId w:val="4"/>
  </w:num>
  <w:num w:numId="14">
    <w:abstractNumId w:val="4"/>
    <w:lvlOverride w:ilvl="0">
      <w:startOverride w:val="1"/>
    </w:lvlOverride>
    <w:lvlOverride w:ilvl="1"/>
    <w:lvlOverride w:ilvl="2"/>
    <w:lvlOverride w:ilvl="3"/>
    <w:lvlOverride w:ilvl="4"/>
    <w:lvlOverride w:ilvl="5"/>
    <w:lvlOverride w:ilvl="6"/>
    <w:lvlOverride w:ilvl="7"/>
    <w:lvlOverride w:ilvl="8"/>
  </w:num>
  <w:num w:numId="15">
    <w:abstractNumId w:val="21"/>
  </w:num>
  <w:num w:numId="16">
    <w:abstractNumId w:val="21"/>
  </w:num>
  <w:num w:numId="17">
    <w:abstractNumId w:val="6"/>
  </w:num>
  <w:num w:numId="18">
    <w:abstractNumId w:val="6"/>
  </w:num>
  <w:num w:numId="19">
    <w:abstractNumId w:val="10"/>
  </w:num>
  <w:num w:numId="20">
    <w:abstractNumId w:val="10"/>
  </w:num>
  <w:num w:numId="21">
    <w:abstractNumId w:val="19"/>
  </w:num>
  <w:num w:numId="22">
    <w:abstractNumId w:val="19"/>
  </w:num>
  <w:num w:numId="23">
    <w:abstractNumId w:val="14"/>
  </w:num>
  <w:num w:numId="24">
    <w:abstractNumId w:val="14"/>
  </w:num>
  <w:num w:numId="25">
    <w:abstractNumId w:val="18"/>
  </w:num>
  <w:num w:numId="26">
    <w:abstractNumId w:val="1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13"/>
  </w:num>
  <w:num w:numId="30">
    <w:abstractNumId w:val="13"/>
  </w:num>
  <w:num w:numId="31">
    <w:abstractNumId w:val="7"/>
  </w:num>
  <w:num w:numId="32">
    <w:abstractNumId w:val="7"/>
  </w:num>
  <w:num w:numId="33">
    <w:abstractNumId w:val="1"/>
  </w:num>
  <w:num w:numId="34">
    <w:abstractNumId w:val="1"/>
  </w:num>
  <w:num w:numId="35">
    <w:abstractNumId w:val="9"/>
  </w:num>
  <w:num w:numId="36">
    <w:abstractNumId w:val="20"/>
  </w:num>
  <w:num w:numId="37">
    <w:abstractNumId w:val="2"/>
  </w:num>
  <w:num w:numId="38">
    <w:abstractNumId w:val="8"/>
  </w:num>
  <w:num w:numId="39">
    <w:abstractNumId w:val="0"/>
  </w:num>
  <w:num w:numId="4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lan_000">
    <w15:presenceInfo w15:providerId="None" w15:userId="melan_0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6EB5"/>
    <w:rsid w:val="00000B4D"/>
    <w:rsid w:val="00002613"/>
    <w:rsid w:val="00004EDB"/>
    <w:rsid w:val="00004EDE"/>
    <w:rsid w:val="000050B3"/>
    <w:rsid w:val="0001143E"/>
    <w:rsid w:val="000172B1"/>
    <w:rsid w:val="00021352"/>
    <w:rsid w:val="00021FAD"/>
    <w:rsid w:val="00027357"/>
    <w:rsid w:val="00030070"/>
    <w:rsid w:val="00030710"/>
    <w:rsid w:val="0003168B"/>
    <w:rsid w:val="00032FFF"/>
    <w:rsid w:val="00036C7F"/>
    <w:rsid w:val="00037016"/>
    <w:rsid w:val="00037D30"/>
    <w:rsid w:val="00041658"/>
    <w:rsid w:val="000437C1"/>
    <w:rsid w:val="0004686D"/>
    <w:rsid w:val="000503AA"/>
    <w:rsid w:val="0006062B"/>
    <w:rsid w:val="00063D1D"/>
    <w:rsid w:val="00064BF8"/>
    <w:rsid w:val="00066235"/>
    <w:rsid w:val="00067EE6"/>
    <w:rsid w:val="00072431"/>
    <w:rsid w:val="00072AA1"/>
    <w:rsid w:val="00077570"/>
    <w:rsid w:val="00077DC0"/>
    <w:rsid w:val="00080F13"/>
    <w:rsid w:val="00087B94"/>
    <w:rsid w:val="00093CE7"/>
    <w:rsid w:val="00094B93"/>
    <w:rsid w:val="00095951"/>
    <w:rsid w:val="0009647B"/>
    <w:rsid w:val="00097361"/>
    <w:rsid w:val="000A13D5"/>
    <w:rsid w:val="000A3879"/>
    <w:rsid w:val="000B30FE"/>
    <w:rsid w:val="000B429E"/>
    <w:rsid w:val="000B5DE5"/>
    <w:rsid w:val="000C2B3D"/>
    <w:rsid w:val="000C58FC"/>
    <w:rsid w:val="000C756D"/>
    <w:rsid w:val="000D013C"/>
    <w:rsid w:val="000D0F0C"/>
    <w:rsid w:val="000D1E73"/>
    <w:rsid w:val="000D226B"/>
    <w:rsid w:val="000D2EBE"/>
    <w:rsid w:val="000D7047"/>
    <w:rsid w:val="000E0441"/>
    <w:rsid w:val="000E171E"/>
    <w:rsid w:val="000E51F2"/>
    <w:rsid w:val="000E621B"/>
    <w:rsid w:val="000F1DF1"/>
    <w:rsid w:val="000F53D0"/>
    <w:rsid w:val="000F7542"/>
    <w:rsid w:val="001021B6"/>
    <w:rsid w:val="00103395"/>
    <w:rsid w:val="00103F60"/>
    <w:rsid w:val="0011157A"/>
    <w:rsid w:val="001115DB"/>
    <w:rsid w:val="0011341A"/>
    <w:rsid w:val="00113A04"/>
    <w:rsid w:val="00121E7F"/>
    <w:rsid w:val="00122BD0"/>
    <w:rsid w:val="00127863"/>
    <w:rsid w:val="00134EC3"/>
    <w:rsid w:val="001360C6"/>
    <w:rsid w:val="00136677"/>
    <w:rsid w:val="00140CDF"/>
    <w:rsid w:val="00146DC4"/>
    <w:rsid w:val="00150300"/>
    <w:rsid w:val="00150DCE"/>
    <w:rsid w:val="00150F92"/>
    <w:rsid w:val="0015291C"/>
    <w:rsid w:val="00152F15"/>
    <w:rsid w:val="00153D96"/>
    <w:rsid w:val="00157948"/>
    <w:rsid w:val="0016161C"/>
    <w:rsid w:val="00164EB0"/>
    <w:rsid w:val="00167278"/>
    <w:rsid w:val="00167999"/>
    <w:rsid w:val="00171749"/>
    <w:rsid w:val="0017364A"/>
    <w:rsid w:val="001745A7"/>
    <w:rsid w:val="00175451"/>
    <w:rsid w:val="00175B8D"/>
    <w:rsid w:val="001819AC"/>
    <w:rsid w:val="00184C45"/>
    <w:rsid w:val="00184CF5"/>
    <w:rsid w:val="00185788"/>
    <w:rsid w:val="001867DB"/>
    <w:rsid w:val="0019355A"/>
    <w:rsid w:val="00193AB9"/>
    <w:rsid w:val="00194172"/>
    <w:rsid w:val="001958DE"/>
    <w:rsid w:val="0019707C"/>
    <w:rsid w:val="00197CDB"/>
    <w:rsid w:val="001A0897"/>
    <w:rsid w:val="001B3B80"/>
    <w:rsid w:val="001B5B7A"/>
    <w:rsid w:val="001B6B76"/>
    <w:rsid w:val="001B6CAD"/>
    <w:rsid w:val="001B6D2C"/>
    <w:rsid w:val="001C0435"/>
    <w:rsid w:val="001C4935"/>
    <w:rsid w:val="001C5E32"/>
    <w:rsid w:val="001C6C93"/>
    <w:rsid w:val="001C7475"/>
    <w:rsid w:val="001D1C0A"/>
    <w:rsid w:val="001D238C"/>
    <w:rsid w:val="001D2BE6"/>
    <w:rsid w:val="001D3BB6"/>
    <w:rsid w:val="001D3CFB"/>
    <w:rsid w:val="001D79A5"/>
    <w:rsid w:val="001D7AE4"/>
    <w:rsid w:val="001E1E39"/>
    <w:rsid w:val="001F14AE"/>
    <w:rsid w:val="001F1552"/>
    <w:rsid w:val="00203603"/>
    <w:rsid w:val="00203671"/>
    <w:rsid w:val="00206880"/>
    <w:rsid w:val="00212C23"/>
    <w:rsid w:val="00217969"/>
    <w:rsid w:val="00220789"/>
    <w:rsid w:val="0022221C"/>
    <w:rsid w:val="0022348A"/>
    <w:rsid w:val="00223B3D"/>
    <w:rsid w:val="00227258"/>
    <w:rsid w:val="00233BB1"/>
    <w:rsid w:val="002343EE"/>
    <w:rsid w:val="00234EB2"/>
    <w:rsid w:val="00235F46"/>
    <w:rsid w:val="00240E68"/>
    <w:rsid w:val="0024195D"/>
    <w:rsid w:val="002436A6"/>
    <w:rsid w:val="00245D14"/>
    <w:rsid w:val="002501B4"/>
    <w:rsid w:val="002536C5"/>
    <w:rsid w:val="00256E71"/>
    <w:rsid w:val="002578D1"/>
    <w:rsid w:val="0026592E"/>
    <w:rsid w:val="0027048A"/>
    <w:rsid w:val="002709DB"/>
    <w:rsid w:val="00272561"/>
    <w:rsid w:val="00277F19"/>
    <w:rsid w:val="00280BCA"/>
    <w:rsid w:val="00280DA5"/>
    <w:rsid w:val="002836DB"/>
    <w:rsid w:val="00285C54"/>
    <w:rsid w:val="002868F9"/>
    <w:rsid w:val="00286D74"/>
    <w:rsid w:val="00292C55"/>
    <w:rsid w:val="002A698F"/>
    <w:rsid w:val="002B5903"/>
    <w:rsid w:val="002B7115"/>
    <w:rsid w:val="002C03F2"/>
    <w:rsid w:val="002C04D4"/>
    <w:rsid w:val="002C1A16"/>
    <w:rsid w:val="002C3130"/>
    <w:rsid w:val="002C3E84"/>
    <w:rsid w:val="002C765F"/>
    <w:rsid w:val="002D0485"/>
    <w:rsid w:val="002D1C0A"/>
    <w:rsid w:val="002D1DC9"/>
    <w:rsid w:val="002D5FA9"/>
    <w:rsid w:val="002D7DDB"/>
    <w:rsid w:val="002E21F5"/>
    <w:rsid w:val="002F0B69"/>
    <w:rsid w:val="002F610E"/>
    <w:rsid w:val="00300917"/>
    <w:rsid w:val="0030237D"/>
    <w:rsid w:val="0030380E"/>
    <w:rsid w:val="00306F4D"/>
    <w:rsid w:val="003159FA"/>
    <w:rsid w:val="00317AA1"/>
    <w:rsid w:val="0032074F"/>
    <w:rsid w:val="00325558"/>
    <w:rsid w:val="003263E7"/>
    <w:rsid w:val="00327F78"/>
    <w:rsid w:val="003305A8"/>
    <w:rsid w:val="0033259F"/>
    <w:rsid w:val="00332A86"/>
    <w:rsid w:val="0033416C"/>
    <w:rsid w:val="00337854"/>
    <w:rsid w:val="00343BE9"/>
    <w:rsid w:val="00346A55"/>
    <w:rsid w:val="003507C6"/>
    <w:rsid w:val="00351A97"/>
    <w:rsid w:val="0035505D"/>
    <w:rsid w:val="0035547B"/>
    <w:rsid w:val="003563E1"/>
    <w:rsid w:val="00365D2B"/>
    <w:rsid w:val="00372290"/>
    <w:rsid w:val="00377B11"/>
    <w:rsid w:val="00380ED9"/>
    <w:rsid w:val="00386AA3"/>
    <w:rsid w:val="00387F68"/>
    <w:rsid w:val="0039211E"/>
    <w:rsid w:val="00392A30"/>
    <w:rsid w:val="0039401C"/>
    <w:rsid w:val="00396422"/>
    <w:rsid w:val="003966B7"/>
    <w:rsid w:val="003A25EE"/>
    <w:rsid w:val="003A290E"/>
    <w:rsid w:val="003A295D"/>
    <w:rsid w:val="003A32FC"/>
    <w:rsid w:val="003A396A"/>
    <w:rsid w:val="003A45DF"/>
    <w:rsid w:val="003A541B"/>
    <w:rsid w:val="003A64EC"/>
    <w:rsid w:val="003B04DD"/>
    <w:rsid w:val="003B239A"/>
    <w:rsid w:val="003B2ED4"/>
    <w:rsid w:val="003B4D3A"/>
    <w:rsid w:val="003B51CE"/>
    <w:rsid w:val="003B6098"/>
    <w:rsid w:val="003C17F4"/>
    <w:rsid w:val="003C1BD1"/>
    <w:rsid w:val="003D4BBF"/>
    <w:rsid w:val="003E16F5"/>
    <w:rsid w:val="003E2C72"/>
    <w:rsid w:val="003E2E30"/>
    <w:rsid w:val="003E57C9"/>
    <w:rsid w:val="003E5942"/>
    <w:rsid w:val="003E6429"/>
    <w:rsid w:val="003F0E06"/>
    <w:rsid w:val="003F6282"/>
    <w:rsid w:val="003F6A1D"/>
    <w:rsid w:val="003F72A7"/>
    <w:rsid w:val="004002E2"/>
    <w:rsid w:val="004015F6"/>
    <w:rsid w:val="00403E4B"/>
    <w:rsid w:val="0040519E"/>
    <w:rsid w:val="00405544"/>
    <w:rsid w:val="004060B2"/>
    <w:rsid w:val="00407290"/>
    <w:rsid w:val="00410471"/>
    <w:rsid w:val="00411C9F"/>
    <w:rsid w:val="004123A3"/>
    <w:rsid w:val="004132D6"/>
    <w:rsid w:val="004133B3"/>
    <w:rsid w:val="0041530E"/>
    <w:rsid w:val="00415AAA"/>
    <w:rsid w:val="00415FDC"/>
    <w:rsid w:val="00417B38"/>
    <w:rsid w:val="00420602"/>
    <w:rsid w:val="00421EE2"/>
    <w:rsid w:val="004238F0"/>
    <w:rsid w:val="00423E08"/>
    <w:rsid w:val="00425E06"/>
    <w:rsid w:val="00426D60"/>
    <w:rsid w:val="00440E3F"/>
    <w:rsid w:val="0044276A"/>
    <w:rsid w:val="00442FA0"/>
    <w:rsid w:val="00443332"/>
    <w:rsid w:val="00443DD5"/>
    <w:rsid w:val="00444A96"/>
    <w:rsid w:val="004451DF"/>
    <w:rsid w:val="0044682F"/>
    <w:rsid w:val="00451B86"/>
    <w:rsid w:val="00452A0D"/>
    <w:rsid w:val="00452EFB"/>
    <w:rsid w:val="00454992"/>
    <w:rsid w:val="0045532E"/>
    <w:rsid w:val="00456A05"/>
    <w:rsid w:val="0045708D"/>
    <w:rsid w:val="00457742"/>
    <w:rsid w:val="00461F4A"/>
    <w:rsid w:val="00462685"/>
    <w:rsid w:val="0047219F"/>
    <w:rsid w:val="0047246F"/>
    <w:rsid w:val="0047251A"/>
    <w:rsid w:val="00474059"/>
    <w:rsid w:val="00475D85"/>
    <w:rsid w:val="0047618C"/>
    <w:rsid w:val="004777FA"/>
    <w:rsid w:val="00483812"/>
    <w:rsid w:val="0048406A"/>
    <w:rsid w:val="0048464D"/>
    <w:rsid w:val="004861E9"/>
    <w:rsid w:val="0049431D"/>
    <w:rsid w:val="004A33E7"/>
    <w:rsid w:val="004A3FEC"/>
    <w:rsid w:val="004A43EF"/>
    <w:rsid w:val="004A4C59"/>
    <w:rsid w:val="004A60BC"/>
    <w:rsid w:val="004A6C8A"/>
    <w:rsid w:val="004A7B36"/>
    <w:rsid w:val="004A7F4A"/>
    <w:rsid w:val="004B3D1E"/>
    <w:rsid w:val="004B4240"/>
    <w:rsid w:val="004B4AF4"/>
    <w:rsid w:val="004B7232"/>
    <w:rsid w:val="004B77B0"/>
    <w:rsid w:val="004C0B21"/>
    <w:rsid w:val="004C0E92"/>
    <w:rsid w:val="004C1167"/>
    <w:rsid w:val="004C3AB2"/>
    <w:rsid w:val="004C5023"/>
    <w:rsid w:val="004C6424"/>
    <w:rsid w:val="004D191C"/>
    <w:rsid w:val="004D3C67"/>
    <w:rsid w:val="004D77BC"/>
    <w:rsid w:val="004E3E3C"/>
    <w:rsid w:val="004E4186"/>
    <w:rsid w:val="004E66BE"/>
    <w:rsid w:val="004F501A"/>
    <w:rsid w:val="004F559F"/>
    <w:rsid w:val="0050240D"/>
    <w:rsid w:val="005029E5"/>
    <w:rsid w:val="00503633"/>
    <w:rsid w:val="00507CA8"/>
    <w:rsid w:val="00510413"/>
    <w:rsid w:val="00511B70"/>
    <w:rsid w:val="00512487"/>
    <w:rsid w:val="0051506B"/>
    <w:rsid w:val="005156C6"/>
    <w:rsid w:val="00524CC5"/>
    <w:rsid w:val="00526807"/>
    <w:rsid w:val="00530626"/>
    <w:rsid w:val="0053728B"/>
    <w:rsid w:val="00537AF9"/>
    <w:rsid w:val="005408BE"/>
    <w:rsid w:val="0054405B"/>
    <w:rsid w:val="005518DC"/>
    <w:rsid w:val="00556F7D"/>
    <w:rsid w:val="00565B80"/>
    <w:rsid w:val="00566BAB"/>
    <w:rsid w:val="00566D1B"/>
    <w:rsid w:val="00567B3F"/>
    <w:rsid w:val="00567F5D"/>
    <w:rsid w:val="00570626"/>
    <w:rsid w:val="0057179C"/>
    <w:rsid w:val="00571BE8"/>
    <w:rsid w:val="00572A27"/>
    <w:rsid w:val="00573AB6"/>
    <w:rsid w:val="00576125"/>
    <w:rsid w:val="00576AD7"/>
    <w:rsid w:val="00581379"/>
    <w:rsid w:val="00584CCE"/>
    <w:rsid w:val="0058705B"/>
    <w:rsid w:val="00587B8A"/>
    <w:rsid w:val="00591051"/>
    <w:rsid w:val="00595057"/>
    <w:rsid w:val="00595121"/>
    <w:rsid w:val="005A22C2"/>
    <w:rsid w:val="005A3520"/>
    <w:rsid w:val="005A411E"/>
    <w:rsid w:val="005A4222"/>
    <w:rsid w:val="005A442D"/>
    <w:rsid w:val="005A674B"/>
    <w:rsid w:val="005B18F4"/>
    <w:rsid w:val="005B1F1B"/>
    <w:rsid w:val="005B48B8"/>
    <w:rsid w:val="005B56A0"/>
    <w:rsid w:val="005C2AEA"/>
    <w:rsid w:val="005C4881"/>
    <w:rsid w:val="005D41A3"/>
    <w:rsid w:val="005D51FE"/>
    <w:rsid w:val="005E1E05"/>
    <w:rsid w:val="005E7B55"/>
    <w:rsid w:val="005F4F66"/>
    <w:rsid w:val="005F5D83"/>
    <w:rsid w:val="0060072E"/>
    <w:rsid w:val="0060472B"/>
    <w:rsid w:val="006117B4"/>
    <w:rsid w:val="00612682"/>
    <w:rsid w:val="00617A31"/>
    <w:rsid w:val="00622313"/>
    <w:rsid w:val="00623054"/>
    <w:rsid w:val="006231A5"/>
    <w:rsid w:val="00623412"/>
    <w:rsid w:val="00624379"/>
    <w:rsid w:val="00627D05"/>
    <w:rsid w:val="00632173"/>
    <w:rsid w:val="0063568F"/>
    <w:rsid w:val="00640EE9"/>
    <w:rsid w:val="006470CE"/>
    <w:rsid w:val="0065179F"/>
    <w:rsid w:val="00654A80"/>
    <w:rsid w:val="00656C7A"/>
    <w:rsid w:val="00657884"/>
    <w:rsid w:val="00661D9F"/>
    <w:rsid w:val="00671CD8"/>
    <w:rsid w:val="00672321"/>
    <w:rsid w:val="00673DD8"/>
    <w:rsid w:val="00681F09"/>
    <w:rsid w:val="00681F16"/>
    <w:rsid w:val="00684A1A"/>
    <w:rsid w:val="00684B5A"/>
    <w:rsid w:val="006959DE"/>
    <w:rsid w:val="00695E22"/>
    <w:rsid w:val="006A168E"/>
    <w:rsid w:val="006A170F"/>
    <w:rsid w:val="006A4943"/>
    <w:rsid w:val="006A628A"/>
    <w:rsid w:val="006B2F9F"/>
    <w:rsid w:val="006C05EE"/>
    <w:rsid w:val="006C0C3B"/>
    <w:rsid w:val="006C110B"/>
    <w:rsid w:val="006C2A44"/>
    <w:rsid w:val="006C7EBF"/>
    <w:rsid w:val="006D272A"/>
    <w:rsid w:val="006E2585"/>
    <w:rsid w:val="006E35D8"/>
    <w:rsid w:val="006E55D2"/>
    <w:rsid w:val="006E6478"/>
    <w:rsid w:val="006F1B4C"/>
    <w:rsid w:val="006F3014"/>
    <w:rsid w:val="006F37BF"/>
    <w:rsid w:val="00700F11"/>
    <w:rsid w:val="00702E25"/>
    <w:rsid w:val="0070722F"/>
    <w:rsid w:val="00711C87"/>
    <w:rsid w:val="007125EC"/>
    <w:rsid w:val="007229E1"/>
    <w:rsid w:val="00723CA8"/>
    <w:rsid w:val="00725019"/>
    <w:rsid w:val="00731C96"/>
    <w:rsid w:val="007437B3"/>
    <w:rsid w:val="007448A7"/>
    <w:rsid w:val="00745400"/>
    <w:rsid w:val="007478A1"/>
    <w:rsid w:val="00750853"/>
    <w:rsid w:val="0075389D"/>
    <w:rsid w:val="00755281"/>
    <w:rsid w:val="00756046"/>
    <w:rsid w:val="00763014"/>
    <w:rsid w:val="007635E0"/>
    <w:rsid w:val="0076565A"/>
    <w:rsid w:val="00765E57"/>
    <w:rsid w:val="00775E7D"/>
    <w:rsid w:val="00777C5B"/>
    <w:rsid w:val="00780501"/>
    <w:rsid w:val="0078517B"/>
    <w:rsid w:val="00785AB5"/>
    <w:rsid w:val="00786122"/>
    <w:rsid w:val="007906D4"/>
    <w:rsid w:val="00793A6B"/>
    <w:rsid w:val="00793C0E"/>
    <w:rsid w:val="00796531"/>
    <w:rsid w:val="007A335C"/>
    <w:rsid w:val="007A4F7D"/>
    <w:rsid w:val="007A6784"/>
    <w:rsid w:val="007A7327"/>
    <w:rsid w:val="007A7878"/>
    <w:rsid w:val="007B264E"/>
    <w:rsid w:val="007B38BD"/>
    <w:rsid w:val="007B77D5"/>
    <w:rsid w:val="007C2855"/>
    <w:rsid w:val="007C5EA2"/>
    <w:rsid w:val="007C6B77"/>
    <w:rsid w:val="007C6BE4"/>
    <w:rsid w:val="007D01B7"/>
    <w:rsid w:val="007D15A8"/>
    <w:rsid w:val="007D259F"/>
    <w:rsid w:val="007D3B2B"/>
    <w:rsid w:val="007D63FC"/>
    <w:rsid w:val="007E0CE1"/>
    <w:rsid w:val="007E3518"/>
    <w:rsid w:val="007E6E51"/>
    <w:rsid w:val="007E6EB5"/>
    <w:rsid w:val="007E7EF3"/>
    <w:rsid w:val="008005DF"/>
    <w:rsid w:val="00800932"/>
    <w:rsid w:val="00801258"/>
    <w:rsid w:val="00807655"/>
    <w:rsid w:val="00810AF4"/>
    <w:rsid w:val="00814192"/>
    <w:rsid w:val="00815C71"/>
    <w:rsid w:val="00817D6D"/>
    <w:rsid w:val="00817E89"/>
    <w:rsid w:val="00820663"/>
    <w:rsid w:val="00820E88"/>
    <w:rsid w:val="008225B8"/>
    <w:rsid w:val="008246CD"/>
    <w:rsid w:val="00831769"/>
    <w:rsid w:val="00835A0C"/>
    <w:rsid w:val="00836C17"/>
    <w:rsid w:val="00842C02"/>
    <w:rsid w:val="00843B6C"/>
    <w:rsid w:val="00850F07"/>
    <w:rsid w:val="0085124E"/>
    <w:rsid w:val="00851429"/>
    <w:rsid w:val="0085239E"/>
    <w:rsid w:val="008527C2"/>
    <w:rsid w:val="00853055"/>
    <w:rsid w:val="00853098"/>
    <w:rsid w:val="00853B49"/>
    <w:rsid w:val="00854069"/>
    <w:rsid w:val="00854365"/>
    <w:rsid w:val="008553B8"/>
    <w:rsid w:val="00855EB2"/>
    <w:rsid w:val="00856A05"/>
    <w:rsid w:val="00856C63"/>
    <w:rsid w:val="00856F85"/>
    <w:rsid w:val="00857476"/>
    <w:rsid w:val="008618E9"/>
    <w:rsid w:val="008627A6"/>
    <w:rsid w:val="00862D7A"/>
    <w:rsid w:val="00863CF1"/>
    <w:rsid w:val="008701CF"/>
    <w:rsid w:val="008808EE"/>
    <w:rsid w:val="008843D2"/>
    <w:rsid w:val="00884426"/>
    <w:rsid w:val="00885AF6"/>
    <w:rsid w:val="008917E5"/>
    <w:rsid w:val="00892698"/>
    <w:rsid w:val="0089549E"/>
    <w:rsid w:val="008959BE"/>
    <w:rsid w:val="00896503"/>
    <w:rsid w:val="008A1C34"/>
    <w:rsid w:val="008A1F1A"/>
    <w:rsid w:val="008A3D85"/>
    <w:rsid w:val="008A63C4"/>
    <w:rsid w:val="008B05E8"/>
    <w:rsid w:val="008B0C4F"/>
    <w:rsid w:val="008B20E5"/>
    <w:rsid w:val="008B3AD8"/>
    <w:rsid w:val="008B4D3D"/>
    <w:rsid w:val="008B7CD1"/>
    <w:rsid w:val="008C2DAD"/>
    <w:rsid w:val="008C5E3F"/>
    <w:rsid w:val="008C6593"/>
    <w:rsid w:val="008C69F0"/>
    <w:rsid w:val="008C6F88"/>
    <w:rsid w:val="008D18DF"/>
    <w:rsid w:val="008D1DC9"/>
    <w:rsid w:val="008D25F7"/>
    <w:rsid w:val="008D2642"/>
    <w:rsid w:val="008E52FF"/>
    <w:rsid w:val="008E5C2E"/>
    <w:rsid w:val="008E5DEF"/>
    <w:rsid w:val="008E6D89"/>
    <w:rsid w:val="008F11DF"/>
    <w:rsid w:val="008F1962"/>
    <w:rsid w:val="008F5546"/>
    <w:rsid w:val="008F7701"/>
    <w:rsid w:val="00907C2C"/>
    <w:rsid w:val="009124F7"/>
    <w:rsid w:val="00913A42"/>
    <w:rsid w:val="00913B84"/>
    <w:rsid w:val="00915880"/>
    <w:rsid w:val="00922FE5"/>
    <w:rsid w:val="0092351F"/>
    <w:rsid w:val="00927112"/>
    <w:rsid w:val="00932AA3"/>
    <w:rsid w:val="00932E85"/>
    <w:rsid w:val="009351F5"/>
    <w:rsid w:val="0093538E"/>
    <w:rsid w:val="00940E33"/>
    <w:rsid w:val="00941658"/>
    <w:rsid w:val="009501C7"/>
    <w:rsid w:val="00952240"/>
    <w:rsid w:val="00953218"/>
    <w:rsid w:val="00953F44"/>
    <w:rsid w:val="00957667"/>
    <w:rsid w:val="00965552"/>
    <w:rsid w:val="00971302"/>
    <w:rsid w:val="00972D90"/>
    <w:rsid w:val="0097307C"/>
    <w:rsid w:val="00975D16"/>
    <w:rsid w:val="0098090E"/>
    <w:rsid w:val="00980B92"/>
    <w:rsid w:val="00982FDB"/>
    <w:rsid w:val="00994D1E"/>
    <w:rsid w:val="009A15C6"/>
    <w:rsid w:val="009A249E"/>
    <w:rsid w:val="009A3C11"/>
    <w:rsid w:val="009A4A5A"/>
    <w:rsid w:val="009A4E6F"/>
    <w:rsid w:val="009A69E3"/>
    <w:rsid w:val="009A6B61"/>
    <w:rsid w:val="009B12D6"/>
    <w:rsid w:val="009C2E6D"/>
    <w:rsid w:val="009C6CE4"/>
    <w:rsid w:val="009D0BA6"/>
    <w:rsid w:val="009D1742"/>
    <w:rsid w:val="009D1F99"/>
    <w:rsid w:val="009D21A8"/>
    <w:rsid w:val="009D21BA"/>
    <w:rsid w:val="009D3A16"/>
    <w:rsid w:val="009D3A5B"/>
    <w:rsid w:val="009D4668"/>
    <w:rsid w:val="009D6611"/>
    <w:rsid w:val="009E5C69"/>
    <w:rsid w:val="009E6607"/>
    <w:rsid w:val="009E7B15"/>
    <w:rsid w:val="009F2FE9"/>
    <w:rsid w:val="009F403B"/>
    <w:rsid w:val="009F5A4F"/>
    <w:rsid w:val="009F5B0B"/>
    <w:rsid w:val="009F7C1F"/>
    <w:rsid w:val="00A043BA"/>
    <w:rsid w:val="00A105C8"/>
    <w:rsid w:val="00A1152B"/>
    <w:rsid w:val="00A1378C"/>
    <w:rsid w:val="00A1392E"/>
    <w:rsid w:val="00A148B6"/>
    <w:rsid w:val="00A178F0"/>
    <w:rsid w:val="00A203E8"/>
    <w:rsid w:val="00A228CB"/>
    <w:rsid w:val="00A23B8A"/>
    <w:rsid w:val="00A244C1"/>
    <w:rsid w:val="00A25C8A"/>
    <w:rsid w:val="00A26174"/>
    <w:rsid w:val="00A27601"/>
    <w:rsid w:val="00A3026A"/>
    <w:rsid w:val="00A3237A"/>
    <w:rsid w:val="00A33A6C"/>
    <w:rsid w:val="00A37305"/>
    <w:rsid w:val="00A42CA9"/>
    <w:rsid w:val="00A438D5"/>
    <w:rsid w:val="00A44EFE"/>
    <w:rsid w:val="00A508F6"/>
    <w:rsid w:val="00A53CB8"/>
    <w:rsid w:val="00A627BD"/>
    <w:rsid w:val="00A6400A"/>
    <w:rsid w:val="00A6467D"/>
    <w:rsid w:val="00A6733B"/>
    <w:rsid w:val="00A73B1E"/>
    <w:rsid w:val="00A80A6D"/>
    <w:rsid w:val="00A81036"/>
    <w:rsid w:val="00A81517"/>
    <w:rsid w:val="00A81AC8"/>
    <w:rsid w:val="00A8250F"/>
    <w:rsid w:val="00A83009"/>
    <w:rsid w:val="00A84BC1"/>
    <w:rsid w:val="00A853E9"/>
    <w:rsid w:val="00A8582A"/>
    <w:rsid w:val="00A8583B"/>
    <w:rsid w:val="00A9033C"/>
    <w:rsid w:val="00A903FA"/>
    <w:rsid w:val="00A90DA8"/>
    <w:rsid w:val="00A91916"/>
    <w:rsid w:val="00A9411F"/>
    <w:rsid w:val="00AA050A"/>
    <w:rsid w:val="00AA093A"/>
    <w:rsid w:val="00AA247C"/>
    <w:rsid w:val="00AA4640"/>
    <w:rsid w:val="00AA6681"/>
    <w:rsid w:val="00AA7F13"/>
    <w:rsid w:val="00AB0142"/>
    <w:rsid w:val="00AB0E29"/>
    <w:rsid w:val="00AB0E5E"/>
    <w:rsid w:val="00AB1EA7"/>
    <w:rsid w:val="00AC12C9"/>
    <w:rsid w:val="00AC2A4E"/>
    <w:rsid w:val="00AC481E"/>
    <w:rsid w:val="00AC4961"/>
    <w:rsid w:val="00AC6CB6"/>
    <w:rsid w:val="00AC6FD5"/>
    <w:rsid w:val="00AE0FBD"/>
    <w:rsid w:val="00AE330D"/>
    <w:rsid w:val="00AE58A4"/>
    <w:rsid w:val="00AE7B01"/>
    <w:rsid w:val="00AE7DC9"/>
    <w:rsid w:val="00AF5676"/>
    <w:rsid w:val="00B03A25"/>
    <w:rsid w:val="00B04DDE"/>
    <w:rsid w:val="00B06EA7"/>
    <w:rsid w:val="00B122C3"/>
    <w:rsid w:val="00B20B32"/>
    <w:rsid w:val="00B221E6"/>
    <w:rsid w:val="00B232E2"/>
    <w:rsid w:val="00B26A79"/>
    <w:rsid w:val="00B31D6E"/>
    <w:rsid w:val="00B32167"/>
    <w:rsid w:val="00B511EE"/>
    <w:rsid w:val="00B56DFD"/>
    <w:rsid w:val="00B5702E"/>
    <w:rsid w:val="00B57D7E"/>
    <w:rsid w:val="00B57DD7"/>
    <w:rsid w:val="00B61B19"/>
    <w:rsid w:val="00B62C5C"/>
    <w:rsid w:val="00B644BD"/>
    <w:rsid w:val="00B64C74"/>
    <w:rsid w:val="00B67BAA"/>
    <w:rsid w:val="00B70CD0"/>
    <w:rsid w:val="00B72989"/>
    <w:rsid w:val="00B772F1"/>
    <w:rsid w:val="00B77E1B"/>
    <w:rsid w:val="00B80589"/>
    <w:rsid w:val="00B808E7"/>
    <w:rsid w:val="00B814D3"/>
    <w:rsid w:val="00B83FE4"/>
    <w:rsid w:val="00B920F6"/>
    <w:rsid w:val="00B93058"/>
    <w:rsid w:val="00B9342C"/>
    <w:rsid w:val="00B9601E"/>
    <w:rsid w:val="00BA077E"/>
    <w:rsid w:val="00BA1AED"/>
    <w:rsid w:val="00BA2039"/>
    <w:rsid w:val="00BA2AD4"/>
    <w:rsid w:val="00BA754B"/>
    <w:rsid w:val="00BA785A"/>
    <w:rsid w:val="00BB6DC5"/>
    <w:rsid w:val="00BC0179"/>
    <w:rsid w:val="00BC12C3"/>
    <w:rsid w:val="00BC52D2"/>
    <w:rsid w:val="00BC6652"/>
    <w:rsid w:val="00BC6F42"/>
    <w:rsid w:val="00BD5529"/>
    <w:rsid w:val="00BD641A"/>
    <w:rsid w:val="00BD695F"/>
    <w:rsid w:val="00BE14D1"/>
    <w:rsid w:val="00BE3411"/>
    <w:rsid w:val="00BE5746"/>
    <w:rsid w:val="00BE69D9"/>
    <w:rsid w:val="00BF0E34"/>
    <w:rsid w:val="00BF3152"/>
    <w:rsid w:val="00BF45DB"/>
    <w:rsid w:val="00BF5270"/>
    <w:rsid w:val="00C00637"/>
    <w:rsid w:val="00C01F6F"/>
    <w:rsid w:val="00C04B8D"/>
    <w:rsid w:val="00C059F7"/>
    <w:rsid w:val="00C06DC3"/>
    <w:rsid w:val="00C10140"/>
    <w:rsid w:val="00C10A3B"/>
    <w:rsid w:val="00C11CEA"/>
    <w:rsid w:val="00C1375D"/>
    <w:rsid w:val="00C2131D"/>
    <w:rsid w:val="00C21D7B"/>
    <w:rsid w:val="00C21EF5"/>
    <w:rsid w:val="00C22BE5"/>
    <w:rsid w:val="00C231C0"/>
    <w:rsid w:val="00C244A5"/>
    <w:rsid w:val="00C248E9"/>
    <w:rsid w:val="00C300DA"/>
    <w:rsid w:val="00C313D5"/>
    <w:rsid w:val="00C31AE6"/>
    <w:rsid w:val="00C37829"/>
    <w:rsid w:val="00C43313"/>
    <w:rsid w:val="00C45646"/>
    <w:rsid w:val="00C4744A"/>
    <w:rsid w:val="00C541A7"/>
    <w:rsid w:val="00C55464"/>
    <w:rsid w:val="00C57E69"/>
    <w:rsid w:val="00C610FA"/>
    <w:rsid w:val="00C6538A"/>
    <w:rsid w:val="00C659E4"/>
    <w:rsid w:val="00C70BA9"/>
    <w:rsid w:val="00C72209"/>
    <w:rsid w:val="00C74222"/>
    <w:rsid w:val="00C744CF"/>
    <w:rsid w:val="00C761DD"/>
    <w:rsid w:val="00C76D07"/>
    <w:rsid w:val="00C8352C"/>
    <w:rsid w:val="00C901BD"/>
    <w:rsid w:val="00C92659"/>
    <w:rsid w:val="00C9635A"/>
    <w:rsid w:val="00C96B6B"/>
    <w:rsid w:val="00C97FA9"/>
    <w:rsid w:val="00CA1576"/>
    <w:rsid w:val="00CA7A34"/>
    <w:rsid w:val="00CB17A8"/>
    <w:rsid w:val="00CB2706"/>
    <w:rsid w:val="00CB4087"/>
    <w:rsid w:val="00CB4C70"/>
    <w:rsid w:val="00CB64AA"/>
    <w:rsid w:val="00CC052E"/>
    <w:rsid w:val="00CC238A"/>
    <w:rsid w:val="00CC48DD"/>
    <w:rsid w:val="00CC67BA"/>
    <w:rsid w:val="00CD1315"/>
    <w:rsid w:val="00CD5759"/>
    <w:rsid w:val="00CE3B97"/>
    <w:rsid w:val="00CE6817"/>
    <w:rsid w:val="00CF14AE"/>
    <w:rsid w:val="00CF2360"/>
    <w:rsid w:val="00CF32C1"/>
    <w:rsid w:val="00CF380E"/>
    <w:rsid w:val="00CF6623"/>
    <w:rsid w:val="00CF6922"/>
    <w:rsid w:val="00D03639"/>
    <w:rsid w:val="00D05F8E"/>
    <w:rsid w:val="00D07B4F"/>
    <w:rsid w:val="00D105BD"/>
    <w:rsid w:val="00D10E9A"/>
    <w:rsid w:val="00D12690"/>
    <w:rsid w:val="00D1283D"/>
    <w:rsid w:val="00D12A12"/>
    <w:rsid w:val="00D21D11"/>
    <w:rsid w:val="00D21DDC"/>
    <w:rsid w:val="00D22770"/>
    <w:rsid w:val="00D251CE"/>
    <w:rsid w:val="00D33A7D"/>
    <w:rsid w:val="00D3471B"/>
    <w:rsid w:val="00D34A58"/>
    <w:rsid w:val="00D36E7B"/>
    <w:rsid w:val="00D463B5"/>
    <w:rsid w:val="00D55160"/>
    <w:rsid w:val="00D579F1"/>
    <w:rsid w:val="00D62B08"/>
    <w:rsid w:val="00D63B24"/>
    <w:rsid w:val="00D64606"/>
    <w:rsid w:val="00D64DFE"/>
    <w:rsid w:val="00D673F4"/>
    <w:rsid w:val="00D67791"/>
    <w:rsid w:val="00D7107E"/>
    <w:rsid w:val="00D71602"/>
    <w:rsid w:val="00D71D66"/>
    <w:rsid w:val="00D74766"/>
    <w:rsid w:val="00D74BAF"/>
    <w:rsid w:val="00D757C1"/>
    <w:rsid w:val="00D75BD3"/>
    <w:rsid w:val="00D80E38"/>
    <w:rsid w:val="00D8444C"/>
    <w:rsid w:val="00D853AB"/>
    <w:rsid w:val="00D908F2"/>
    <w:rsid w:val="00D90CDB"/>
    <w:rsid w:val="00DA36F9"/>
    <w:rsid w:val="00DA4924"/>
    <w:rsid w:val="00DB0F64"/>
    <w:rsid w:val="00DB12CB"/>
    <w:rsid w:val="00DB276E"/>
    <w:rsid w:val="00DB3540"/>
    <w:rsid w:val="00DB39F0"/>
    <w:rsid w:val="00DB60B3"/>
    <w:rsid w:val="00DB692F"/>
    <w:rsid w:val="00DC537A"/>
    <w:rsid w:val="00DC55D4"/>
    <w:rsid w:val="00DC7B39"/>
    <w:rsid w:val="00DD0D22"/>
    <w:rsid w:val="00DD2E38"/>
    <w:rsid w:val="00DD3B26"/>
    <w:rsid w:val="00DD3D05"/>
    <w:rsid w:val="00DE0205"/>
    <w:rsid w:val="00DE4374"/>
    <w:rsid w:val="00DE7B5C"/>
    <w:rsid w:val="00DF07D3"/>
    <w:rsid w:val="00DF3BD2"/>
    <w:rsid w:val="00DF7513"/>
    <w:rsid w:val="00E01D5D"/>
    <w:rsid w:val="00E02FFD"/>
    <w:rsid w:val="00E0306B"/>
    <w:rsid w:val="00E07126"/>
    <w:rsid w:val="00E117EF"/>
    <w:rsid w:val="00E12448"/>
    <w:rsid w:val="00E12F7F"/>
    <w:rsid w:val="00E13A3A"/>
    <w:rsid w:val="00E13DAF"/>
    <w:rsid w:val="00E13E37"/>
    <w:rsid w:val="00E13F05"/>
    <w:rsid w:val="00E14324"/>
    <w:rsid w:val="00E155FE"/>
    <w:rsid w:val="00E175CA"/>
    <w:rsid w:val="00E23996"/>
    <w:rsid w:val="00E26C72"/>
    <w:rsid w:val="00E31BF3"/>
    <w:rsid w:val="00E33491"/>
    <w:rsid w:val="00E42475"/>
    <w:rsid w:val="00E4267C"/>
    <w:rsid w:val="00E4276B"/>
    <w:rsid w:val="00E445C6"/>
    <w:rsid w:val="00E5335D"/>
    <w:rsid w:val="00E62A72"/>
    <w:rsid w:val="00E65DF8"/>
    <w:rsid w:val="00E725DC"/>
    <w:rsid w:val="00E8356A"/>
    <w:rsid w:val="00E8359A"/>
    <w:rsid w:val="00E84FD6"/>
    <w:rsid w:val="00E955E6"/>
    <w:rsid w:val="00EA0179"/>
    <w:rsid w:val="00EA332E"/>
    <w:rsid w:val="00EA578A"/>
    <w:rsid w:val="00EA58FD"/>
    <w:rsid w:val="00EB2731"/>
    <w:rsid w:val="00EB71E6"/>
    <w:rsid w:val="00EC269A"/>
    <w:rsid w:val="00EC7DE5"/>
    <w:rsid w:val="00ED17AF"/>
    <w:rsid w:val="00ED1E62"/>
    <w:rsid w:val="00ED6988"/>
    <w:rsid w:val="00EE460C"/>
    <w:rsid w:val="00EE565C"/>
    <w:rsid w:val="00EF1115"/>
    <w:rsid w:val="00EF1F26"/>
    <w:rsid w:val="00EF679B"/>
    <w:rsid w:val="00EF7579"/>
    <w:rsid w:val="00F028E9"/>
    <w:rsid w:val="00F028FC"/>
    <w:rsid w:val="00F043A5"/>
    <w:rsid w:val="00F07E7A"/>
    <w:rsid w:val="00F11A4E"/>
    <w:rsid w:val="00F145C4"/>
    <w:rsid w:val="00F14EBF"/>
    <w:rsid w:val="00F167F6"/>
    <w:rsid w:val="00F22763"/>
    <w:rsid w:val="00F244F3"/>
    <w:rsid w:val="00F244F7"/>
    <w:rsid w:val="00F25230"/>
    <w:rsid w:val="00F27FDB"/>
    <w:rsid w:val="00F308E2"/>
    <w:rsid w:val="00F33F89"/>
    <w:rsid w:val="00F37A5A"/>
    <w:rsid w:val="00F40B7D"/>
    <w:rsid w:val="00F44630"/>
    <w:rsid w:val="00F44BE6"/>
    <w:rsid w:val="00F50C0E"/>
    <w:rsid w:val="00F521CB"/>
    <w:rsid w:val="00F53F0E"/>
    <w:rsid w:val="00F541A8"/>
    <w:rsid w:val="00F5432F"/>
    <w:rsid w:val="00F63DC9"/>
    <w:rsid w:val="00F666A2"/>
    <w:rsid w:val="00F66C67"/>
    <w:rsid w:val="00F72B2C"/>
    <w:rsid w:val="00F74735"/>
    <w:rsid w:val="00F7539D"/>
    <w:rsid w:val="00F77FA8"/>
    <w:rsid w:val="00F848FE"/>
    <w:rsid w:val="00F857AF"/>
    <w:rsid w:val="00F92D0D"/>
    <w:rsid w:val="00F93019"/>
    <w:rsid w:val="00F944BF"/>
    <w:rsid w:val="00F96158"/>
    <w:rsid w:val="00F9619B"/>
    <w:rsid w:val="00FA2F5F"/>
    <w:rsid w:val="00FA44B5"/>
    <w:rsid w:val="00FB5E52"/>
    <w:rsid w:val="00FC1236"/>
    <w:rsid w:val="00FC1B2A"/>
    <w:rsid w:val="00FC3FD0"/>
    <w:rsid w:val="00FC4D50"/>
    <w:rsid w:val="00FC5A6C"/>
    <w:rsid w:val="00FC6F94"/>
    <w:rsid w:val="00FD0A23"/>
    <w:rsid w:val="00FD12C8"/>
    <w:rsid w:val="00FD4943"/>
    <w:rsid w:val="00FE0BC8"/>
    <w:rsid w:val="00FE417B"/>
    <w:rsid w:val="00FF282D"/>
    <w:rsid w:val="00FF28BD"/>
    <w:rsid w:val="00FF62C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Change w:id="0" w:author="melan_000" w:date="2014-11-20T01:37:00Z">
        <w:pPr>
          <w:spacing w:after="200"/>
        </w:pPr>
      </w:pPrChange>
    </w:pPr>
    <w:rPr>
      <w:i/>
      <w:iCs/>
      <w:szCs w:val="18"/>
      <w:rPrChange w:id="0" w:author="melan_000" w:date="2014-11-20T01:37:00Z">
        <w:rPr>
          <w:rFonts w:asciiTheme="minorHAnsi" w:eastAsiaTheme="minorHAnsi" w:hAnsiTheme="minorHAnsi" w:cstheme="minorBidi"/>
          <w:i/>
          <w:iCs/>
          <w:sz w:val="22"/>
          <w:szCs w:val="18"/>
          <w:lang w:val="en-AU" w:eastAsia="en-US" w:bidi="ar-SA"/>
        </w:rPr>
      </w:rPrChang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numPr>
        <w:numId w:val="39"/>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numPr>
        <w:ilvl w:val="1"/>
        <w:numId w:val="39"/>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ilvl w:val="2"/>
        <w:numId w:val="39"/>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11C9F"/>
    <w:pPr>
      <w:keepNext/>
      <w:keepLines/>
      <w:numPr>
        <w:ilvl w:val="3"/>
        <w:numId w:val="3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11C9F"/>
    <w:pPr>
      <w:keepNext/>
      <w:keepLines/>
      <w:numPr>
        <w:ilvl w:val="4"/>
        <w:numId w:val="3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11C9F"/>
    <w:pPr>
      <w:keepNext/>
      <w:keepLines/>
      <w:numPr>
        <w:ilvl w:val="5"/>
        <w:numId w:val="3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11C9F"/>
    <w:pPr>
      <w:keepNext/>
      <w:keepLines/>
      <w:numPr>
        <w:ilvl w:val="6"/>
        <w:numId w:val="3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11C9F"/>
    <w:pPr>
      <w:keepNext/>
      <w:keepLines/>
      <w:numPr>
        <w:ilvl w:val="7"/>
        <w:numId w:val="3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1C9F"/>
    <w:pPr>
      <w:keepNext/>
      <w:keepLines/>
      <w:numPr>
        <w:ilvl w:val="8"/>
        <w:numId w:val="3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character" w:styleId="FollowedHyperlink">
    <w:name w:val="FollowedHyperlink"/>
    <w:basedOn w:val="DefaultParagraphFont"/>
    <w:uiPriority w:val="99"/>
    <w:semiHidden/>
    <w:unhideWhenUsed/>
    <w:rPr>
      <w:color w:val="800080" w:themeColor="followedHyperlink"/>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b/>
      <w:bCs/>
      <w:color w:val="365F91" w:themeColor="accent1" w:themeShade="BF"/>
      <w:sz w:val="28"/>
      <w:szCs w:val="28"/>
    </w:rPr>
  </w:style>
  <w:style w:type="character" w:customStyle="1" w:styleId="Heading2Char">
    <w:name w:val="Heading 2 Char"/>
    <w:basedOn w:val="DefaultParagraphFont"/>
    <w:link w:val="Heading2"/>
    <w:uiPriority w:val="9"/>
    <w:locked/>
    <w:rPr>
      <w:rFonts w:asciiTheme="majorHAnsi" w:eastAsiaTheme="majorEastAsia" w:hAnsiTheme="majorHAnsi" w:cstheme="majorBidi" w:hint="default"/>
      <w:b/>
      <w:bCs/>
      <w:color w:val="4F81BD" w:themeColor="accent1"/>
      <w:sz w:val="26"/>
      <w:szCs w:val="26"/>
    </w:rPr>
  </w:style>
  <w:style w:type="character" w:customStyle="1" w:styleId="Heading3Char">
    <w:name w:val="Heading 3 Char"/>
    <w:basedOn w:val="DefaultParagraphFont"/>
    <w:link w:val="Heading3"/>
    <w:uiPriority w:val="9"/>
    <w:locked/>
    <w:rPr>
      <w:rFonts w:asciiTheme="majorHAnsi" w:eastAsiaTheme="majorEastAsia" w:hAnsiTheme="majorHAnsi" w:cstheme="majorBidi" w:hint="default"/>
      <w:b/>
      <w:bCs/>
      <w:color w:val="4F81BD" w:themeColor="accent1"/>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locked/>
    <w:rPr>
      <w:sz w:val="24"/>
      <w:szCs w:val="24"/>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locked/>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locked/>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locked/>
    <w:rPr>
      <w:rFonts w:asciiTheme="majorHAnsi" w:eastAsiaTheme="majorEastAsia" w:hAnsiTheme="majorHAnsi" w:cstheme="majorBidi" w:hint="default"/>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sz w:val="20"/>
      <w:szCs w:val="20"/>
    </w:rPr>
  </w:style>
  <w:style w:type="character" w:customStyle="1" w:styleId="CommentSubjectChar">
    <w:name w:val="Comment Subject Char"/>
    <w:basedOn w:val="CommentTextChar"/>
    <w:link w:val="CommentSubject"/>
    <w:uiPriority w:val="99"/>
    <w:semiHidden/>
    <w:locked/>
    <w:rPr>
      <w:b/>
      <w:bCs/>
      <w:sz w:val="20"/>
      <w:szCs w:val="20"/>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semiHidden/>
    <w:unhideWhenUsed/>
    <w:qFormat/>
    <w:pPr>
      <w:outlineLvl w:val="9"/>
    </w:pPr>
    <w:rPr>
      <w:lang w:val="en-US" w:eastAsia="ja-JP"/>
    </w:rPr>
  </w:style>
  <w:style w:type="character" w:styleId="CommentReference">
    <w:name w:val="annotation reference"/>
    <w:basedOn w:val="DefaultParagraphFont"/>
    <w:uiPriority w:val="99"/>
    <w:semiHidden/>
    <w:unhideWhenUsed/>
    <w:rPr>
      <w:sz w:val="18"/>
      <w:szCs w:val="18"/>
    </w:rPr>
  </w:style>
  <w:style w:type="table" w:styleId="TableGrid">
    <w:name w:val="Table Grid"/>
    <w:basedOn w:val="TableNormal"/>
    <w:uiPriority w:val="5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46268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62685"/>
    <w:rPr>
      <w:rFonts w:asciiTheme="majorHAnsi" w:eastAsiaTheme="majorEastAsia" w:hAnsiTheme="majorHAnsi" w:cstheme="majorBidi"/>
      <w:i/>
      <w:iCs/>
      <w:color w:val="4F81BD" w:themeColor="accent1"/>
      <w:spacing w:val="15"/>
      <w:sz w:val="24"/>
      <w:szCs w:val="24"/>
    </w:rPr>
  </w:style>
  <w:style w:type="character" w:customStyle="1" w:styleId="sc0">
    <w:name w:val="sc0"/>
    <w:basedOn w:val="DefaultParagraphFont"/>
    <w:rsid w:val="00462685"/>
    <w:rPr>
      <w:rFonts w:ascii="Courier New" w:hAnsi="Courier New" w:cs="Courier New" w:hint="default"/>
      <w:color w:val="000000"/>
      <w:sz w:val="20"/>
      <w:szCs w:val="20"/>
    </w:rPr>
  </w:style>
  <w:style w:type="character" w:customStyle="1" w:styleId="sc14">
    <w:name w:val="sc14"/>
    <w:basedOn w:val="DefaultParagraphFont"/>
    <w:rsid w:val="00462685"/>
    <w:rPr>
      <w:rFonts w:ascii="Courier New" w:hAnsi="Courier New" w:cs="Courier New" w:hint="default"/>
      <w:color w:val="008000"/>
      <w:sz w:val="20"/>
      <w:szCs w:val="20"/>
    </w:rPr>
  </w:style>
  <w:style w:type="character" w:customStyle="1" w:styleId="sc81">
    <w:name w:val="sc81"/>
    <w:basedOn w:val="DefaultParagraphFont"/>
    <w:rsid w:val="00462685"/>
    <w:rPr>
      <w:rFonts w:ascii="Courier New" w:hAnsi="Courier New" w:cs="Courier New" w:hint="default"/>
      <w:b/>
      <w:bCs/>
      <w:color w:val="0000FF"/>
      <w:sz w:val="20"/>
      <w:szCs w:val="20"/>
    </w:rPr>
  </w:style>
  <w:style w:type="character" w:customStyle="1" w:styleId="sc51">
    <w:name w:val="sc51"/>
    <w:basedOn w:val="DefaultParagraphFont"/>
    <w:rsid w:val="00462685"/>
    <w:rPr>
      <w:rFonts w:ascii="Courier New" w:hAnsi="Courier New" w:cs="Courier New" w:hint="default"/>
      <w:b/>
      <w:bCs/>
      <w:color w:val="000080"/>
      <w:sz w:val="20"/>
      <w:szCs w:val="20"/>
    </w:rPr>
  </w:style>
  <w:style w:type="character" w:customStyle="1" w:styleId="sc6">
    <w:name w:val="sc6"/>
    <w:basedOn w:val="DefaultParagraphFont"/>
    <w:rsid w:val="00462685"/>
    <w:rPr>
      <w:rFonts w:ascii="Courier New" w:hAnsi="Courier New" w:cs="Courier New" w:hint="default"/>
      <w:color w:val="000000"/>
      <w:sz w:val="20"/>
      <w:szCs w:val="20"/>
    </w:rPr>
  </w:style>
  <w:style w:type="character" w:customStyle="1" w:styleId="sc31">
    <w:name w:val="sc31"/>
    <w:basedOn w:val="DefaultParagraphFont"/>
    <w:rsid w:val="00462685"/>
    <w:rPr>
      <w:rFonts w:ascii="Courier New" w:hAnsi="Courier New" w:cs="Courier New" w:hint="default"/>
      <w:color w:val="FF8000"/>
      <w:sz w:val="20"/>
      <w:szCs w:val="20"/>
    </w:rPr>
  </w:style>
  <w:style w:type="character" w:customStyle="1" w:styleId="sc111">
    <w:name w:val="sc111"/>
    <w:basedOn w:val="DefaultParagraphFont"/>
    <w:rsid w:val="00462685"/>
    <w:rPr>
      <w:rFonts w:ascii="Courier New" w:hAnsi="Courier New" w:cs="Courier New" w:hint="default"/>
      <w:b/>
      <w:bCs/>
      <w:color w:val="0080FF"/>
      <w:sz w:val="20"/>
      <w:szCs w:val="20"/>
    </w:rPr>
  </w:style>
  <w:style w:type="character" w:customStyle="1" w:styleId="sc41">
    <w:name w:val="sc41"/>
    <w:basedOn w:val="DefaultParagraphFont"/>
    <w:rsid w:val="00462685"/>
    <w:rPr>
      <w:rFonts w:ascii="Courier New" w:hAnsi="Courier New" w:cs="Courier New" w:hint="default"/>
      <w:color w:val="808080"/>
      <w:sz w:val="20"/>
      <w:szCs w:val="20"/>
    </w:rPr>
  </w:style>
  <w:style w:type="character" w:styleId="PlaceholderText">
    <w:name w:val="Placeholder Text"/>
    <w:basedOn w:val="DefaultParagraphFont"/>
    <w:uiPriority w:val="99"/>
    <w:semiHidden/>
    <w:rsid w:val="00380ED9"/>
    <w:rPr>
      <w:color w:val="808080"/>
    </w:rPr>
  </w:style>
  <w:style w:type="paragraph" w:styleId="NoSpacing">
    <w:name w:val="No Spacing"/>
    <w:link w:val="NoSpacingChar"/>
    <w:uiPriority w:val="1"/>
    <w:qFormat/>
    <w:rsid w:val="002C04D4"/>
    <w:rPr>
      <w:rFonts w:eastAsiaTheme="minorEastAsia"/>
      <w:sz w:val="22"/>
      <w:szCs w:val="22"/>
      <w:lang w:val="en-US" w:eastAsia="ja-JP"/>
    </w:rPr>
  </w:style>
  <w:style w:type="character" w:customStyle="1" w:styleId="NoSpacingChar">
    <w:name w:val="No Spacing Char"/>
    <w:basedOn w:val="DefaultParagraphFont"/>
    <w:link w:val="NoSpacing"/>
    <w:uiPriority w:val="1"/>
    <w:rsid w:val="002C04D4"/>
    <w:rPr>
      <w:rFonts w:eastAsiaTheme="minorEastAsia"/>
      <w:sz w:val="22"/>
      <w:szCs w:val="22"/>
      <w:lang w:val="en-US" w:eastAsia="ja-JP"/>
    </w:rPr>
  </w:style>
  <w:style w:type="character" w:customStyle="1" w:styleId="Heading4Char">
    <w:name w:val="Heading 4 Char"/>
    <w:basedOn w:val="DefaultParagraphFont"/>
    <w:link w:val="Heading4"/>
    <w:uiPriority w:val="9"/>
    <w:semiHidden/>
    <w:rsid w:val="00411C9F"/>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411C9F"/>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411C9F"/>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411C9F"/>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411C9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1C9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34EB2"/>
    <w:pPr>
      <w:spacing w:line="240" w:lineRule="auto"/>
      <w:jc w:val="center"/>
      <w:pPrChange w:id="1" w:author="melan_000" w:date="2014-11-20T01:37:00Z">
        <w:pPr>
          <w:spacing w:after="200"/>
        </w:pPr>
      </w:pPrChange>
    </w:pPr>
    <w:rPr>
      <w:i/>
      <w:iCs/>
      <w:szCs w:val="18"/>
      <w:rPrChange w:id="1" w:author="melan_000" w:date="2014-11-20T01:37:00Z">
        <w:rPr>
          <w:rFonts w:asciiTheme="minorHAnsi" w:eastAsiaTheme="minorHAnsi" w:hAnsiTheme="minorHAnsi" w:cstheme="minorBidi"/>
          <w:i/>
          <w:iCs/>
          <w:sz w:val="22"/>
          <w:szCs w:val="18"/>
          <w:lang w:val="en-AU" w:eastAsia="en-US" w:bidi="ar-SA"/>
        </w:rPr>
      </w:rPrChang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6721773">
      <w:bodyDiv w:val="1"/>
      <w:marLeft w:val="0"/>
      <w:marRight w:val="0"/>
      <w:marTop w:val="0"/>
      <w:marBottom w:val="0"/>
      <w:divBdr>
        <w:top w:val="none" w:sz="0" w:space="0" w:color="auto"/>
        <w:left w:val="none" w:sz="0" w:space="0" w:color="auto"/>
        <w:bottom w:val="none" w:sz="0" w:space="0" w:color="auto"/>
        <w:right w:val="none" w:sz="0" w:space="0" w:color="auto"/>
      </w:divBdr>
      <w:divsChild>
        <w:div w:id="360934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package" Target="embeddings/Microsoft_Visio_Drawing3.vsdx"/><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hyperlink" Target="http://www.xilinx.com/support/documentation/ip_documentation/axi_interconnect/v2_1/pg059-axi-interconnect.pdf"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package" Target="embeddings/Microsoft_Visio_Drawing1.vsdx"/><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package" Target="embeddings/Microsoft_Visio_Drawing2.vsdx"/><Relationship Id="rId45" Type="http://schemas.openxmlformats.org/officeDocument/2006/relationships/image" Target="media/image33.emf"/><Relationship Id="rId53" Type="http://schemas.openxmlformats.org/officeDocument/2006/relationships/hyperlink" Target="http://www.xilinx.com/support/documentation/application_notes/xapp1168-axi-ip-integrator.pdf"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hyperlink" Target="http://www.zedboard.org/sites/default/files/ZedBoard_HW_UG_v1_1.pdf" TargetMode="Externa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emf"/><Relationship Id="rId59" Type="http://schemas.openxmlformats.org/officeDocument/2006/relationships/theme" Target="theme/theme1.xml"/><Relationship Id="rId20" Type="http://schemas.openxmlformats.org/officeDocument/2006/relationships/footer" Target="footer1.xml"/><Relationship Id="rId41" Type="http://schemas.openxmlformats.org/officeDocument/2006/relationships/image" Target="media/image30.emf"/><Relationship Id="rId54" Type="http://schemas.openxmlformats.org/officeDocument/2006/relationships/hyperlink" Target="http://www.xilinx.com/support/documentation/ip_documentation/ug761_axi_reference_guide.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emf"/><Relationship Id="rId57" Type="http://schemas.openxmlformats.org/officeDocument/2006/relationships/hyperlink" Target="http://vhdlguru.blogspot.com.au/2011/01/block-and-distributed-rams-on-xilinx.html" TargetMode="Externa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2.emf"/><Relationship Id="rId52" Type="http://schemas.openxmlformats.org/officeDocument/2006/relationships/image" Target="media/image36.png"/><Relationship Id="rId6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6C37D-41A3-4295-804D-21437696F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TotalTime>
  <Pages>33</Pages>
  <Words>9870</Words>
  <Characters>56259</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Creating AXI-LITE ‘Custom IP’ in Vivado</vt:lpstr>
    </vt:vector>
  </TitlesOfParts>
  <Company/>
  <LinksUpToDate>false</LinksUpToDate>
  <CharactersWithSpaces>65998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AXI-LITE ‘Custom IP’ in Vivado</dc:title>
  <dc:subject>Lab for COMP4601</dc:subject>
  <dc:creator>Developed by: Shivam Garg, Alexander Kroh</dc:creator>
  <cp:lastModifiedBy>Shivam Garg</cp:lastModifiedBy>
  <cp:revision>242</cp:revision>
  <cp:lastPrinted>2014-08-23T14:45:00Z</cp:lastPrinted>
  <dcterms:created xsi:type="dcterms:W3CDTF">2014-10-21T06:31:00Z</dcterms:created>
  <dcterms:modified xsi:type="dcterms:W3CDTF">2014-11-25T14:38:00Z</dcterms:modified>
</cp:coreProperties>
</file>